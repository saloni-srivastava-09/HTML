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BC5F" w14:textId="2A650174" w:rsidR="00FD09A0" w:rsidRPr="00994696" w:rsidRDefault="009C7838" w:rsidP="00994696">
      <w:pPr>
        <w:rPr>
          <w:b/>
          <w:bCs/>
          <w:color w:val="EE0000"/>
          <w:sz w:val="96"/>
          <w:szCs w:val="96"/>
        </w:rPr>
      </w:pPr>
      <w:r>
        <w:rPr>
          <w:b/>
          <w:bCs/>
          <w:color w:val="EE0000"/>
          <w:sz w:val="96"/>
          <w:szCs w:val="96"/>
        </w:rPr>
        <w:t xml:space="preserve">              HTML</w:t>
      </w:r>
    </w:p>
    <w:p w14:paraId="24D5E030" w14:textId="5F2A0A1E" w:rsidR="00994696" w:rsidRDefault="00994696" w:rsidP="00994696">
      <w:pPr>
        <w:rPr>
          <w:b/>
          <w:bCs/>
          <w:sz w:val="40"/>
          <w:szCs w:val="40"/>
        </w:rPr>
      </w:pPr>
      <w:r w:rsidRPr="00994696">
        <w:rPr>
          <w:b/>
          <w:bCs/>
          <w:color w:val="0070C0"/>
          <w:sz w:val="48"/>
          <w:szCs w:val="48"/>
        </w:rPr>
        <w:t>COMMENT</w:t>
      </w:r>
      <w:r>
        <w:rPr>
          <w:b/>
          <w:bCs/>
          <w:sz w:val="48"/>
          <w:szCs w:val="48"/>
        </w:rPr>
        <w:t xml:space="preserve">: </w:t>
      </w:r>
      <w:r>
        <w:rPr>
          <w:b/>
          <w:bCs/>
          <w:sz w:val="40"/>
          <w:szCs w:val="40"/>
        </w:rPr>
        <w:t>C</w:t>
      </w:r>
      <w:r w:rsidRPr="00994696">
        <w:rPr>
          <w:b/>
          <w:bCs/>
          <w:sz w:val="40"/>
          <w:szCs w:val="40"/>
        </w:rPr>
        <w:t xml:space="preserve">omment compiler ko </w:t>
      </w:r>
      <w:r w:rsidR="00B467E7">
        <w:rPr>
          <w:b/>
          <w:bCs/>
          <w:sz w:val="40"/>
          <w:szCs w:val="40"/>
        </w:rPr>
        <w:t>N</w:t>
      </w:r>
      <w:r w:rsidRPr="00994696">
        <w:rPr>
          <w:b/>
          <w:bCs/>
          <w:sz w:val="40"/>
          <w:szCs w:val="40"/>
        </w:rPr>
        <w:t xml:space="preserve">hi </w:t>
      </w:r>
      <w:r w:rsidR="001A5FAE">
        <w:rPr>
          <w:b/>
          <w:bCs/>
          <w:sz w:val="40"/>
          <w:szCs w:val="40"/>
        </w:rPr>
        <w:t>L</w:t>
      </w:r>
      <w:r w:rsidRPr="00994696">
        <w:rPr>
          <w:b/>
          <w:bCs/>
          <w:sz w:val="40"/>
          <w:szCs w:val="40"/>
        </w:rPr>
        <w:t>ikhti h</w:t>
      </w:r>
      <w:r>
        <w:rPr>
          <w:b/>
          <w:bCs/>
          <w:sz w:val="40"/>
          <w:szCs w:val="40"/>
        </w:rPr>
        <w:t>ai.</w:t>
      </w:r>
    </w:p>
    <w:p w14:paraId="522CE27E" w14:textId="16354F41" w:rsidR="00994696" w:rsidRDefault="00994696" w:rsidP="009946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Comment ka use hum </w:t>
      </w:r>
      <w:r w:rsidR="001A5FAE">
        <w:rPr>
          <w:b/>
          <w:bCs/>
          <w:sz w:val="40"/>
          <w:szCs w:val="40"/>
        </w:rPr>
        <w:t>A</w:t>
      </w:r>
      <w:r>
        <w:rPr>
          <w:b/>
          <w:bCs/>
          <w:sz w:val="40"/>
          <w:szCs w:val="40"/>
        </w:rPr>
        <w:t xml:space="preserve">pne </w:t>
      </w:r>
      <w:r w:rsidR="001A5FAE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amjhne ke liye karte hai.</w:t>
      </w:r>
    </w:p>
    <w:p w14:paraId="1E6C4766" w14:textId="369AD711" w:rsidR="00994696" w:rsidRDefault="00994696" w:rsidP="00994696">
      <w:pPr>
        <w:rPr>
          <w:b/>
          <w:bCs/>
          <w:sz w:val="44"/>
          <w:szCs w:val="44"/>
        </w:rPr>
      </w:pPr>
      <w:r w:rsidRPr="00994696">
        <w:rPr>
          <w:b/>
          <w:bCs/>
          <w:sz w:val="44"/>
          <w:szCs w:val="44"/>
        </w:rPr>
        <w:t>Syntax</w:t>
      </w:r>
      <w:r>
        <w:rPr>
          <w:b/>
          <w:bCs/>
          <w:sz w:val="44"/>
          <w:szCs w:val="44"/>
        </w:rPr>
        <w:t>:&lt;!-- Comment here-- &gt;</w:t>
      </w:r>
    </w:p>
    <w:p w14:paraId="536D58BC" w14:textId="3C06849E" w:rsidR="00994696" w:rsidRDefault="00994696" w:rsidP="009946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Can be multi-line or single-line.</w:t>
      </w:r>
    </w:p>
    <w:p w14:paraId="3BA7ADCC" w14:textId="14D8741B" w:rsidR="001A5FAE" w:rsidRDefault="001A5FAE" w:rsidP="00994696">
      <w:pPr>
        <w:rPr>
          <w:b/>
          <w:bCs/>
          <w:color w:val="0070C0"/>
          <w:sz w:val="44"/>
          <w:szCs w:val="44"/>
        </w:rPr>
      </w:pPr>
      <w:r w:rsidRPr="001A5FAE">
        <w:rPr>
          <w:b/>
          <w:bCs/>
          <w:color w:val="0070C0"/>
          <w:sz w:val="44"/>
          <w:szCs w:val="44"/>
        </w:rPr>
        <w:t>Case Sensitivity</w:t>
      </w:r>
      <w:r>
        <w:rPr>
          <w:b/>
          <w:bCs/>
          <w:color w:val="0070C0"/>
          <w:sz w:val="44"/>
          <w:szCs w:val="44"/>
        </w:rPr>
        <w:t>:</w:t>
      </w:r>
    </w:p>
    <w:p w14:paraId="23270451" w14:textId="73140A0F" w:rsidR="001A5FAE" w:rsidRDefault="001A5FAE" w:rsidP="00994696">
      <w:pPr>
        <w:rPr>
          <w:b/>
          <w:bCs/>
          <w:sz w:val="32"/>
          <w:szCs w:val="32"/>
        </w:rPr>
      </w:pPr>
      <w:r w:rsidRPr="001A5FAE">
        <w:rPr>
          <w:b/>
          <w:bCs/>
          <w:sz w:val="32"/>
          <w:szCs w:val="32"/>
        </w:rPr>
        <w:t>HTML</w:t>
      </w:r>
      <w:r>
        <w:rPr>
          <w:b/>
          <w:bCs/>
          <w:sz w:val="32"/>
          <w:szCs w:val="32"/>
        </w:rPr>
        <w:t xml:space="preserve"> is case-insensitive for tag names.</w:t>
      </w:r>
    </w:p>
    <w:p w14:paraId="4C16D8CC" w14:textId="1B3B4BDF" w:rsidR="001A5FAE" w:rsidRDefault="001A5FAE" w:rsidP="009946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Attribute names are also be case-insensitive.</w:t>
      </w:r>
    </w:p>
    <w:p w14:paraId="74F5BFE4" w14:textId="27C9820C" w:rsidR="001A5FAE" w:rsidRDefault="001A5FAE" w:rsidP="009946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lowercase for consistency.</w:t>
      </w:r>
    </w:p>
    <w:p w14:paraId="69A603EB" w14:textId="11BDEEDC" w:rsidR="00E6545C" w:rsidRDefault="00E6545C" w:rsidP="009946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</w:t>
      </w:r>
    </w:p>
    <w:p w14:paraId="7AEB17B9" w14:textId="289D0185" w:rsidR="00E6545C" w:rsidRDefault="00E6545C" w:rsidP="00994696">
      <w:pPr>
        <w:rPr>
          <w:b/>
          <w:bCs/>
          <w:color w:val="EE0000"/>
          <w:sz w:val="52"/>
          <w:szCs w:val="52"/>
        </w:rPr>
      </w:pPr>
      <w:r w:rsidRPr="00E6545C">
        <w:rPr>
          <w:b/>
          <w:bCs/>
          <w:color w:val="EE0000"/>
          <w:sz w:val="52"/>
          <w:szCs w:val="52"/>
        </w:rPr>
        <w:t xml:space="preserve">                                      LEVEL 2</w:t>
      </w:r>
    </w:p>
    <w:p w14:paraId="27D362C1" w14:textId="52DB21FD" w:rsidR="00E6545C" w:rsidRPr="00E6545C" w:rsidRDefault="00E6545C" w:rsidP="00994696">
      <w:pPr>
        <w:rPr>
          <w:b/>
          <w:bCs/>
          <w:sz w:val="44"/>
          <w:szCs w:val="44"/>
        </w:rPr>
      </w:pPr>
      <w:r>
        <w:rPr>
          <w:b/>
          <w:bCs/>
          <w:color w:val="EE0000"/>
          <w:sz w:val="52"/>
          <w:szCs w:val="52"/>
        </w:rPr>
        <w:t xml:space="preserve">                           </w:t>
      </w:r>
      <w:r w:rsidRPr="00E6545C">
        <w:rPr>
          <w:b/>
          <w:bCs/>
          <w:color w:val="0070C0"/>
          <w:sz w:val="52"/>
          <w:szCs w:val="52"/>
        </w:rPr>
        <w:t xml:space="preserve">( </w:t>
      </w:r>
      <w:r w:rsidRPr="00E6545C">
        <w:rPr>
          <w:b/>
          <w:bCs/>
          <w:color w:val="0070C0"/>
          <w:sz w:val="44"/>
          <w:szCs w:val="44"/>
        </w:rPr>
        <w:t>Must-Use HTML-Tags)</w:t>
      </w:r>
    </w:p>
    <w:p w14:paraId="2AAF27EB" w14:textId="230AD422" w:rsidR="00E6545C" w:rsidRDefault="00E6545C" w:rsidP="00994696">
      <w:pPr>
        <w:rPr>
          <w:b/>
          <w:bCs/>
          <w:color w:val="002060"/>
          <w:sz w:val="52"/>
          <w:szCs w:val="52"/>
        </w:rPr>
      </w:pPr>
      <w:r w:rsidRPr="00E6545C">
        <w:rPr>
          <w:b/>
          <w:bCs/>
          <w:color w:val="002060"/>
          <w:sz w:val="48"/>
          <w:szCs w:val="48"/>
        </w:rPr>
        <w:t>HTML ATTRIBUTES</w:t>
      </w:r>
    </w:p>
    <w:p w14:paraId="4A757035" w14:textId="0609B136" w:rsidR="00E6545C" w:rsidRDefault="000D4CA4" w:rsidP="00994696">
      <w:pPr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52"/>
          <w:szCs w:val="52"/>
        </w:rPr>
        <w:t>Attributes</w:t>
      </w:r>
      <w:r w:rsidRPr="000D4CA4">
        <w:rPr>
          <w:b/>
          <w:bCs/>
          <w:color w:val="002060"/>
          <w:sz w:val="48"/>
          <w:szCs w:val="48"/>
        </w:rPr>
        <w:t xml:space="preserve">: </w:t>
      </w:r>
      <w:r w:rsidRPr="000D4CA4">
        <w:rPr>
          <w:b/>
          <w:bCs/>
          <w:color w:val="002060"/>
          <w:sz w:val="32"/>
          <w:szCs w:val="32"/>
        </w:rPr>
        <w:t>At</w:t>
      </w:r>
      <w:r>
        <w:rPr>
          <w:b/>
          <w:bCs/>
          <w:color w:val="002060"/>
          <w:sz w:val="32"/>
          <w:szCs w:val="32"/>
        </w:rPr>
        <w:t>tributes ek properties hota hai.</w:t>
      </w:r>
    </w:p>
    <w:p w14:paraId="7CDDD8D1" w14:textId="129AD0F0" w:rsidR="000D4CA4" w:rsidRDefault="000D4CA4" w:rsidP="00994696">
      <w:pPr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HTML ATTRIBUTERS: Provide additional information about elements.</w:t>
      </w:r>
    </w:p>
    <w:p w14:paraId="1B0A2B4A" w14:textId="77777777" w:rsidR="000D4CA4" w:rsidRDefault="000D4CA4" w:rsidP="00994696">
      <w:pPr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Placed with opening tags.Common examples: href,src,alt.</w:t>
      </w:r>
    </w:p>
    <w:p w14:paraId="77760A31" w14:textId="77777777" w:rsidR="000D4CA4" w:rsidRDefault="000D4CA4" w:rsidP="00994696">
      <w:pPr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lastRenderedPageBreak/>
        <w:t>Can be single or multiple per element.</w:t>
      </w:r>
    </w:p>
    <w:p w14:paraId="4A980FAA" w14:textId="1E20B8DB" w:rsidR="000D4CA4" w:rsidRDefault="00004717" w:rsidP="0099469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HEADING TAG</w:t>
      </w:r>
    </w:p>
    <w:p w14:paraId="54035242" w14:textId="15EAA1A0" w:rsidR="00004717" w:rsidRDefault="00004717" w:rsidP="00994696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Defines headings in a document.</w:t>
      </w:r>
    </w:p>
    <w:p w14:paraId="47DC4805" w14:textId="0992CAAA" w:rsidR="00004717" w:rsidRDefault="00004717" w:rsidP="00994696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Ranges from &lt;h1&gt; to &lt;h6&gt;.</w:t>
      </w:r>
    </w:p>
    <w:p w14:paraId="48EFE98F" w14:textId="4490FEFB" w:rsidR="00004717" w:rsidRDefault="00004717" w:rsidP="00994696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&lt;h1&gt; is most important, &lt;h6&gt; is least.</w:t>
      </w:r>
    </w:p>
    <w:p w14:paraId="44E25444" w14:textId="18D87F1B" w:rsidR="00004717" w:rsidRDefault="00004717" w:rsidP="00994696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Important for SEO.</w:t>
      </w:r>
    </w:p>
    <w:p w14:paraId="1DBED7E8" w14:textId="6FC669D3" w:rsidR="009C7838" w:rsidRDefault="009C7838" w:rsidP="00994696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Heading &lt;h1&gt; to &lt;h6&gt; size nhi hai importance hai.</w:t>
      </w:r>
    </w:p>
    <w:p w14:paraId="5531A542" w14:textId="6512F03E" w:rsidR="009C7838" w:rsidRDefault="009C7838" w:rsidP="00994696">
      <w:pPr>
        <w:rPr>
          <w:b/>
          <w:bCs/>
          <w:color w:val="00B0F0"/>
          <w:sz w:val="48"/>
          <w:szCs w:val="48"/>
        </w:rPr>
      </w:pPr>
      <w:r w:rsidRPr="009C7838">
        <w:rPr>
          <w:b/>
          <w:bCs/>
          <w:color w:val="00B0F0"/>
          <w:sz w:val="48"/>
          <w:szCs w:val="48"/>
        </w:rPr>
        <w:t>P</w:t>
      </w:r>
      <w:r>
        <w:rPr>
          <w:b/>
          <w:bCs/>
          <w:color w:val="00B0F0"/>
          <w:sz w:val="48"/>
          <w:szCs w:val="48"/>
        </w:rPr>
        <w:t>aragraph Tag</w:t>
      </w:r>
    </w:p>
    <w:p w14:paraId="23A8D8A8" w14:textId="4B2837FC" w:rsidR="009C7838" w:rsidRDefault="009C7838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Used for defining paragraphs.</w:t>
      </w:r>
    </w:p>
    <w:p w14:paraId="3AEF8BAA" w14:textId="54C940A3" w:rsidR="009C7838" w:rsidRDefault="00800D36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Enclosed within &lt;p&gt; and &lt;/p&gt; tags.</w:t>
      </w:r>
    </w:p>
    <w:p w14:paraId="6A7786F1" w14:textId="01EE0D25" w:rsidR="00800D36" w:rsidRDefault="00800D36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Text wraps to next line inside tag.</w:t>
      </w:r>
    </w:p>
    <w:p w14:paraId="23992CB8" w14:textId="319056AC" w:rsidR="003236F4" w:rsidRPr="006254E1" w:rsidRDefault="006254E1" w:rsidP="00994696">
      <w:pPr>
        <w:rPr>
          <w:b/>
          <w:bCs/>
          <w:color w:val="0070C0"/>
          <w:sz w:val="56"/>
          <w:szCs w:val="56"/>
        </w:rPr>
      </w:pPr>
      <w:r w:rsidRPr="006254E1">
        <w:rPr>
          <w:b/>
          <w:bCs/>
          <w:color w:val="0070C0"/>
          <w:sz w:val="56"/>
          <w:szCs w:val="56"/>
        </w:rPr>
        <w:t xml:space="preserve">                               &lt;BR&gt; Tag</w:t>
      </w:r>
    </w:p>
    <w:p w14:paraId="1CCAC0F2" w14:textId="09853C52" w:rsidR="00800D36" w:rsidRDefault="00BA417E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&lt;br&gt;</w:t>
      </w:r>
      <w:r w:rsidR="00317005">
        <w:rPr>
          <w:b/>
          <w:bCs/>
          <w:color w:val="000000" w:themeColor="text1"/>
          <w:sz w:val="32"/>
          <w:szCs w:val="32"/>
        </w:rPr>
        <w:t xml:space="preserve"> adds a line break within text.</w:t>
      </w:r>
    </w:p>
    <w:p w14:paraId="4208D9BD" w14:textId="30C616BD" w:rsidR="00317005" w:rsidRDefault="00317005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&lt;br&gt; is empty, no closing</w:t>
      </w:r>
      <w:r w:rsidR="00900275">
        <w:rPr>
          <w:b/>
          <w:bCs/>
          <w:color w:val="000000" w:themeColor="text1"/>
          <w:sz w:val="32"/>
          <w:szCs w:val="32"/>
        </w:rPr>
        <w:t xml:space="preserve"> tag needed.</w:t>
      </w:r>
    </w:p>
    <w:p w14:paraId="050F93F7" w14:textId="3F06FFB9" w:rsidR="00900275" w:rsidRDefault="00900275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&lt;br&gt; and &lt;br/&gt; are both valid</w:t>
      </w:r>
      <w:r w:rsidR="00D07160">
        <w:rPr>
          <w:b/>
          <w:bCs/>
          <w:color w:val="000000" w:themeColor="text1"/>
          <w:sz w:val="32"/>
          <w:szCs w:val="32"/>
        </w:rPr>
        <w:t>.</w:t>
      </w:r>
    </w:p>
    <w:p w14:paraId="649350B9" w14:textId="131B6064" w:rsidR="00D07160" w:rsidRDefault="00143E2E" w:rsidP="00994696">
      <w:pPr>
        <w:rPr>
          <w:b/>
          <w:bCs/>
          <w:color w:val="0070C0"/>
          <w:sz w:val="52"/>
          <w:szCs w:val="52"/>
        </w:rPr>
      </w:pPr>
      <w:r w:rsidRPr="00143E2E">
        <w:rPr>
          <w:b/>
          <w:bCs/>
          <w:color w:val="0070C0"/>
          <w:sz w:val="52"/>
          <w:szCs w:val="52"/>
        </w:rPr>
        <w:t xml:space="preserve">                                   &lt;HR&gt; Tag</w:t>
      </w:r>
    </w:p>
    <w:p w14:paraId="3466271B" w14:textId="50A856EF" w:rsidR="00143E2E" w:rsidRDefault="003D2751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&lt;hr&gt; creat</w:t>
      </w:r>
      <w:r w:rsidR="008B2711">
        <w:rPr>
          <w:b/>
          <w:bCs/>
          <w:color w:val="000000" w:themeColor="text1"/>
          <w:sz w:val="32"/>
          <w:szCs w:val="32"/>
        </w:rPr>
        <w:t xml:space="preserve">es a horizontal </w:t>
      </w:r>
      <w:r w:rsidR="00CA4769">
        <w:rPr>
          <w:b/>
          <w:bCs/>
          <w:color w:val="000000" w:themeColor="text1"/>
          <w:sz w:val="32"/>
          <w:szCs w:val="32"/>
        </w:rPr>
        <w:t>Rule</w:t>
      </w:r>
      <w:r w:rsidR="00F43EB5">
        <w:rPr>
          <w:b/>
          <w:bCs/>
          <w:color w:val="000000" w:themeColor="text1"/>
          <w:sz w:val="32"/>
          <w:szCs w:val="32"/>
        </w:rPr>
        <w:t xml:space="preserve"> or line.</w:t>
      </w:r>
    </w:p>
    <w:p w14:paraId="7E6E28C0" w14:textId="15358010" w:rsidR="00F43EB5" w:rsidRPr="003D2751" w:rsidRDefault="00F43EB5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&lt;hr&gt; also empty,</w:t>
      </w:r>
      <w:r w:rsidR="00BB6C8A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>act</w:t>
      </w:r>
      <w:r w:rsidR="00BB6C8A">
        <w:rPr>
          <w:b/>
          <w:bCs/>
          <w:color w:val="000000" w:themeColor="text1"/>
          <w:sz w:val="32"/>
          <w:szCs w:val="32"/>
        </w:rPr>
        <w:t>s</w:t>
      </w:r>
      <w:r>
        <w:rPr>
          <w:b/>
          <w:bCs/>
          <w:color w:val="000000" w:themeColor="text1"/>
          <w:sz w:val="32"/>
          <w:szCs w:val="32"/>
        </w:rPr>
        <w:t xml:space="preserve"> as a</w:t>
      </w:r>
      <w:r w:rsidR="00BB6C8A">
        <w:rPr>
          <w:b/>
          <w:bCs/>
          <w:color w:val="000000" w:themeColor="text1"/>
          <w:sz w:val="32"/>
          <w:szCs w:val="32"/>
        </w:rPr>
        <w:t xml:space="preserve"> divider.</w:t>
      </w:r>
    </w:p>
    <w:p w14:paraId="06CA3D33" w14:textId="5ED8809B" w:rsidR="000D4CA4" w:rsidRDefault="004921AF" w:rsidP="00994696">
      <w:pPr>
        <w:rPr>
          <w:b/>
          <w:bCs/>
          <w:color w:val="0070C0"/>
          <w:sz w:val="52"/>
          <w:szCs w:val="52"/>
        </w:rPr>
      </w:pPr>
      <w:r w:rsidRPr="004921AF">
        <w:rPr>
          <w:b/>
          <w:bCs/>
          <w:color w:val="0070C0"/>
          <w:sz w:val="52"/>
          <w:szCs w:val="52"/>
        </w:rPr>
        <w:t xml:space="preserve">                                 </w:t>
      </w:r>
    </w:p>
    <w:p w14:paraId="2234CC60" w14:textId="1AE3ECA3" w:rsidR="0035018F" w:rsidRDefault="0035018F" w:rsidP="00994696">
      <w:pPr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lastRenderedPageBreak/>
        <w:t xml:space="preserve">                              &lt;Image&gt; Tag</w:t>
      </w:r>
    </w:p>
    <w:p w14:paraId="70B9A24A" w14:textId="2623EB16" w:rsidR="0035018F" w:rsidRDefault="005F69BA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Used to enabed images.</w:t>
      </w:r>
    </w:p>
    <w:p w14:paraId="2120D238" w14:textId="4937657D" w:rsidR="005F69BA" w:rsidRDefault="003A149A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Utilizes the src attribute for image </w:t>
      </w:r>
      <w:r w:rsidR="00025463">
        <w:rPr>
          <w:b/>
          <w:bCs/>
          <w:color w:val="000000" w:themeColor="text1"/>
          <w:sz w:val="32"/>
          <w:szCs w:val="32"/>
        </w:rPr>
        <w:t>URL.</w:t>
      </w:r>
    </w:p>
    <w:p w14:paraId="61D40165" w14:textId="54396CF7" w:rsidR="00025463" w:rsidRDefault="00025463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Alt attribute for alternative text.</w:t>
      </w:r>
    </w:p>
    <w:p w14:paraId="7C9ACAD0" w14:textId="4ED8F25A" w:rsidR="00025463" w:rsidRPr="0035018F" w:rsidRDefault="003F02E9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Can be resized using width and height</w:t>
      </w:r>
      <w:r w:rsidR="004A0F1F">
        <w:rPr>
          <w:b/>
          <w:bCs/>
          <w:color w:val="000000" w:themeColor="text1"/>
          <w:sz w:val="32"/>
          <w:szCs w:val="32"/>
        </w:rPr>
        <w:t>.</w:t>
      </w:r>
    </w:p>
    <w:p w14:paraId="4C55AC1A" w14:textId="22F646F2" w:rsidR="004921AF" w:rsidRDefault="00DD2645" w:rsidP="00994696">
      <w:pPr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t xml:space="preserve">                         </w:t>
      </w:r>
      <w:r w:rsidR="00216F7A">
        <w:rPr>
          <w:b/>
          <w:bCs/>
          <w:color w:val="0070C0"/>
          <w:sz w:val="52"/>
          <w:szCs w:val="52"/>
        </w:rPr>
        <w:t>Bold/Italic/Underline/S</w:t>
      </w:r>
      <w:r w:rsidR="004E5F5C">
        <w:rPr>
          <w:b/>
          <w:bCs/>
          <w:color w:val="0070C0"/>
          <w:sz w:val="52"/>
          <w:szCs w:val="52"/>
        </w:rPr>
        <w:t>trikethrough</w:t>
      </w:r>
    </w:p>
    <w:p w14:paraId="4396F117" w14:textId="6BBB1DDF" w:rsidR="004E5F5C" w:rsidRDefault="004E5F5C" w:rsidP="00994696">
      <w:pPr>
        <w:rPr>
          <w:b/>
          <w:bCs/>
          <w:color w:val="000000" w:themeColor="text1"/>
          <w:sz w:val="32"/>
          <w:szCs w:val="32"/>
        </w:rPr>
      </w:pPr>
      <w:r w:rsidRPr="004E5F5C">
        <w:rPr>
          <w:b/>
          <w:bCs/>
          <w:color w:val="000000" w:themeColor="text1"/>
          <w:sz w:val="32"/>
          <w:szCs w:val="32"/>
        </w:rPr>
        <w:t>&lt;b&gt; ma</w:t>
      </w:r>
      <w:r>
        <w:rPr>
          <w:b/>
          <w:bCs/>
          <w:color w:val="000000" w:themeColor="text1"/>
          <w:sz w:val="32"/>
          <w:szCs w:val="32"/>
        </w:rPr>
        <w:t>ke</w:t>
      </w:r>
      <w:r w:rsidR="00DA2196">
        <w:rPr>
          <w:b/>
          <w:bCs/>
          <w:color w:val="000000" w:themeColor="text1"/>
          <w:sz w:val="32"/>
          <w:szCs w:val="32"/>
        </w:rPr>
        <w:t>s text bold.</w:t>
      </w:r>
    </w:p>
    <w:p w14:paraId="3AF60170" w14:textId="1F43853F" w:rsidR="00DA2196" w:rsidRDefault="00DA2196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&lt;i&gt; makes text italic.</w:t>
      </w:r>
    </w:p>
    <w:p w14:paraId="5BE60021" w14:textId="7CCF5349" w:rsidR="00DA2196" w:rsidRDefault="00DA2196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&lt;u&gt; underline</w:t>
      </w:r>
      <w:r w:rsidR="00D43804">
        <w:rPr>
          <w:b/>
          <w:bCs/>
          <w:color w:val="000000" w:themeColor="text1"/>
          <w:sz w:val="32"/>
          <w:szCs w:val="32"/>
        </w:rPr>
        <w:t>s text.</w:t>
      </w:r>
    </w:p>
    <w:p w14:paraId="78E96FA6" w14:textId="427D3586" w:rsidR="00D43804" w:rsidRDefault="00D43804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&lt;s&gt; or &lt;strike&gt; applies strikethrough</w:t>
      </w:r>
      <w:r w:rsidR="00274330">
        <w:rPr>
          <w:b/>
          <w:bCs/>
          <w:color w:val="000000" w:themeColor="text1"/>
          <w:sz w:val="32"/>
          <w:szCs w:val="32"/>
        </w:rPr>
        <w:t>.</w:t>
      </w:r>
    </w:p>
    <w:p w14:paraId="67FF5A8D" w14:textId="77777777" w:rsidR="00FC2A20" w:rsidRDefault="00274330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Primarily used for text styling and emphasis.</w:t>
      </w:r>
    </w:p>
    <w:p w14:paraId="103ED671" w14:textId="77777777" w:rsidR="008F538F" w:rsidRDefault="00FC2A20" w:rsidP="00994696">
      <w:pPr>
        <w:rPr>
          <w:b/>
          <w:bCs/>
          <w:color w:val="0070C0"/>
          <w:sz w:val="56"/>
          <w:szCs w:val="56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</w:t>
      </w:r>
      <w:r w:rsidRPr="00FC2A20">
        <w:rPr>
          <w:b/>
          <w:bCs/>
          <w:color w:val="0070C0"/>
          <w:sz w:val="56"/>
          <w:szCs w:val="56"/>
        </w:rPr>
        <w:t>Pre Tag</w:t>
      </w:r>
    </w:p>
    <w:p w14:paraId="0B72D51E" w14:textId="773C441E" w:rsidR="00274330" w:rsidRDefault="008F538F" w:rsidP="00994696">
      <w:pPr>
        <w:rPr>
          <w:b/>
          <w:bCs/>
          <w:color w:val="000000" w:themeColor="text1"/>
          <w:sz w:val="32"/>
          <w:szCs w:val="32"/>
        </w:rPr>
      </w:pPr>
      <w:r w:rsidRPr="008F538F">
        <w:rPr>
          <w:b/>
          <w:bCs/>
          <w:color w:val="000000" w:themeColor="text1"/>
          <w:sz w:val="32"/>
          <w:szCs w:val="32"/>
        </w:rPr>
        <w:t>En</w:t>
      </w:r>
      <w:r>
        <w:rPr>
          <w:b/>
          <w:bCs/>
          <w:color w:val="000000" w:themeColor="text1"/>
          <w:sz w:val="32"/>
          <w:szCs w:val="32"/>
        </w:rPr>
        <w:t>closed within &lt;pre&gt;</w:t>
      </w:r>
      <w:r w:rsidR="0005513E">
        <w:rPr>
          <w:b/>
          <w:bCs/>
          <w:color w:val="000000" w:themeColor="text1"/>
          <w:sz w:val="32"/>
          <w:szCs w:val="32"/>
        </w:rPr>
        <w:t xml:space="preserve"> and &lt;/pre&gt; tags.</w:t>
      </w:r>
    </w:p>
    <w:p w14:paraId="1B53B7D7" w14:textId="33F6EAC7" w:rsidR="0005513E" w:rsidRDefault="0005513E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Maintains whitespace and line breaks.</w:t>
      </w:r>
    </w:p>
    <w:p w14:paraId="0DA4F804" w14:textId="77777777" w:rsidR="00097C32" w:rsidRDefault="00F71BF5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Preserves text formatting.</w:t>
      </w:r>
    </w:p>
    <w:p w14:paraId="23326433" w14:textId="1C31E994" w:rsidR="00F71BF5" w:rsidRPr="00097C32" w:rsidRDefault="00097C32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</w:t>
      </w:r>
      <w:r w:rsidRPr="00097C32">
        <w:rPr>
          <w:b/>
          <w:bCs/>
          <w:color w:val="0070C0"/>
          <w:sz w:val="52"/>
          <w:szCs w:val="52"/>
        </w:rPr>
        <w:t>Big/Small Tag</w:t>
      </w:r>
    </w:p>
    <w:p w14:paraId="3903C7DA" w14:textId="4F7F8032" w:rsidR="000D4CA4" w:rsidRDefault="008815B3" w:rsidP="00994696">
      <w:pPr>
        <w:rPr>
          <w:b/>
          <w:bCs/>
          <w:color w:val="000000" w:themeColor="text1"/>
          <w:sz w:val="36"/>
          <w:szCs w:val="36"/>
        </w:rPr>
      </w:pPr>
      <w:r w:rsidRPr="008815B3">
        <w:rPr>
          <w:b/>
          <w:bCs/>
          <w:color w:val="000000" w:themeColor="text1"/>
          <w:sz w:val="36"/>
          <w:szCs w:val="36"/>
        </w:rPr>
        <w:t>&lt;big&gt;</w:t>
      </w:r>
      <w:r w:rsidR="00816CEE">
        <w:rPr>
          <w:b/>
          <w:bCs/>
          <w:color w:val="000000" w:themeColor="text1"/>
          <w:sz w:val="36"/>
          <w:szCs w:val="36"/>
        </w:rPr>
        <w:t xml:space="preserve"> increases text size.</w:t>
      </w:r>
    </w:p>
    <w:p w14:paraId="01C09FB0" w14:textId="09C91BF6" w:rsidR="00816CEE" w:rsidRDefault="00816CEE" w:rsidP="00994696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&lt;small&gt; decreases text si</w:t>
      </w:r>
      <w:r w:rsidR="006B43EC">
        <w:rPr>
          <w:b/>
          <w:bCs/>
          <w:color w:val="000000" w:themeColor="text1"/>
          <w:sz w:val="36"/>
          <w:szCs w:val="36"/>
        </w:rPr>
        <w:t>z</w:t>
      </w:r>
      <w:r>
        <w:rPr>
          <w:b/>
          <w:bCs/>
          <w:color w:val="000000" w:themeColor="text1"/>
          <w:sz w:val="36"/>
          <w:szCs w:val="36"/>
        </w:rPr>
        <w:t>e</w:t>
      </w:r>
      <w:r w:rsidR="006B43EC">
        <w:rPr>
          <w:b/>
          <w:bCs/>
          <w:color w:val="000000" w:themeColor="text1"/>
          <w:sz w:val="36"/>
          <w:szCs w:val="36"/>
        </w:rPr>
        <w:t>.</w:t>
      </w:r>
    </w:p>
    <w:p w14:paraId="251BAADE" w14:textId="1095AEAF" w:rsidR="006B43EC" w:rsidRDefault="006B43EC" w:rsidP="00994696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Less common due to CSS alternative</w:t>
      </w:r>
      <w:r w:rsidR="00AE377A">
        <w:rPr>
          <w:b/>
          <w:bCs/>
          <w:color w:val="000000" w:themeColor="text1"/>
          <w:sz w:val="36"/>
          <w:szCs w:val="36"/>
        </w:rPr>
        <w:t>s.</w:t>
      </w:r>
    </w:p>
    <w:p w14:paraId="2267739D" w14:textId="5E01EB7C" w:rsidR="006B43EC" w:rsidRDefault="004D3E41" w:rsidP="00994696">
      <w:pPr>
        <w:rPr>
          <w:b/>
          <w:bCs/>
          <w:color w:val="0070C0"/>
          <w:sz w:val="48"/>
          <w:szCs w:val="48"/>
        </w:rPr>
      </w:pPr>
      <w:r w:rsidRPr="006449C4">
        <w:rPr>
          <w:b/>
          <w:bCs/>
          <w:color w:val="0070C0"/>
          <w:sz w:val="48"/>
          <w:szCs w:val="48"/>
        </w:rPr>
        <w:lastRenderedPageBreak/>
        <w:t xml:space="preserve">                  Superscript/Sub</w:t>
      </w:r>
      <w:r w:rsidR="006449C4" w:rsidRPr="006449C4">
        <w:rPr>
          <w:b/>
          <w:bCs/>
          <w:color w:val="0070C0"/>
          <w:sz w:val="48"/>
          <w:szCs w:val="48"/>
        </w:rPr>
        <w:t>script Tag</w:t>
      </w:r>
    </w:p>
    <w:p w14:paraId="31E24D20" w14:textId="33956D8C" w:rsidR="006449C4" w:rsidRDefault="00EF5540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&lt;su</w:t>
      </w:r>
      <w:r w:rsidR="005924EB">
        <w:rPr>
          <w:b/>
          <w:bCs/>
          <w:color w:val="000000" w:themeColor="text1"/>
          <w:sz w:val="32"/>
          <w:szCs w:val="32"/>
        </w:rPr>
        <w:t>p</w:t>
      </w:r>
      <w:r>
        <w:rPr>
          <w:b/>
          <w:bCs/>
          <w:color w:val="000000" w:themeColor="text1"/>
          <w:sz w:val="32"/>
          <w:szCs w:val="32"/>
        </w:rPr>
        <w:t>&gt; makes text subscript.</w:t>
      </w:r>
    </w:p>
    <w:p w14:paraId="206CB504" w14:textId="14C66D09" w:rsidR="00EF5540" w:rsidRDefault="00EF5540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&lt;sub&gt; m</w:t>
      </w:r>
      <w:r w:rsidR="00223EB5">
        <w:rPr>
          <w:b/>
          <w:bCs/>
          <w:color w:val="000000" w:themeColor="text1"/>
          <w:sz w:val="32"/>
          <w:szCs w:val="32"/>
        </w:rPr>
        <w:t>akes text subscript.</w:t>
      </w:r>
    </w:p>
    <w:p w14:paraId="25E606D8" w14:textId="4E6F4A34" w:rsidR="00223EB5" w:rsidRDefault="00364615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Used for mathematical equations,</w:t>
      </w:r>
      <w:r w:rsidR="00C1346D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>footnotes</w:t>
      </w:r>
      <w:r w:rsidR="0072032D">
        <w:rPr>
          <w:b/>
          <w:bCs/>
          <w:color w:val="000000" w:themeColor="text1"/>
          <w:sz w:val="32"/>
          <w:szCs w:val="32"/>
        </w:rPr>
        <w:t>.</w:t>
      </w:r>
    </w:p>
    <w:p w14:paraId="67EE62F9" w14:textId="1E7E7C64" w:rsidR="0072032D" w:rsidRDefault="0072032D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Dose not change font size,</w:t>
      </w:r>
      <w:r w:rsidR="00C1346D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>just position</w:t>
      </w:r>
      <w:r w:rsidR="00C1346D">
        <w:rPr>
          <w:b/>
          <w:bCs/>
          <w:color w:val="000000" w:themeColor="text1"/>
          <w:sz w:val="32"/>
          <w:szCs w:val="32"/>
        </w:rPr>
        <w:t>.</w:t>
      </w:r>
    </w:p>
    <w:p w14:paraId="6A6956FD" w14:textId="77777777" w:rsidR="00FB0E1E" w:rsidRDefault="00DE0644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</w:t>
      </w:r>
    </w:p>
    <w:p w14:paraId="4C36D0F8" w14:textId="078D7814" w:rsidR="00DE0644" w:rsidRDefault="00FB0E1E" w:rsidP="00994696">
      <w:pPr>
        <w:rPr>
          <w:b/>
          <w:bCs/>
          <w:color w:val="0070C0"/>
          <w:sz w:val="48"/>
          <w:szCs w:val="4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</w:t>
      </w:r>
      <w:r w:rsidR="00DE0644">
        <w:rPr>
          <w:b/>
          <w:bCs/>
          <w:color w:val="000000" w:themeColor="text1"/>
          <w:sz w:val="32"/>
          <w:szCs w:val="32"/>
        </w:rPr>
        <w:t xml:space="preserve">  </w:t>
      </w:r>
      <w:r w:rsidR="00DE0644" w:rsidRPr="00F62CA8">
        <w:rPr>
          <w:b/>
          <w:bCs/>
          <w:color w:val="0070C0"/>
          <w:sz w:val="48"/>
          <w:szCs w:val="48"/>
        </w:rPr>
        <w:t>Character</w:t>
      </w:r>
      <w:r w:rsidR="00F62CA8" w:rsidRPr="00F62CA8">
        <w:rPr>
          <w:b/>
          <w:bCs/>
          <w:color w:val="0070C0"/>
          <w:sz w:val="48"/>
          <w:szCs w:val="48"/>
        </w:rPr>
        <w:t xml:space="preserve"> Entity Reference</w:t>
      </w:r>
    </w:p>
    <w:p w14:paraId="32B2D34C" w14:textId="77777777" w:rsidR="002D7F39" w:rsidRDefault="00FB0E1E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Used to display </w:t>
      </w:r>
      <w:r w:rsidR="002D7F39">
        <w:rPr>
          <w:b/>
          <w:bCs/>
          <w:color w:val="000000" w:themeColor="text1"/>
          <w:sz w:val="32"/>
          <w:szCs w:val="32"/>
        </w:rPr>
        <w:t>reserved or special characters.</w:t>
      </w:r>
    </w:p>
    <w:p w14:paraId="2C83E63B" w14:textId="1ECBB4D9" w:rsidR="00FB0E1E" w:rsidRPr="00FB0E1E" w:rsidRDefault="002D7F39" w:rsidP="0099469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Syntax of</w:t>
      </w:r>
      <w:r w:rsidR="00DB791A">
        <w:rPr>
          <w:b/>
          <w:bCs/>
          <w:color w:val="000000" w:themeColor="text1"/>
          <w:sz w:val="32"/>
          <w:szCs w:val="32"/>
        </w:rPr>
        <w:t>ten starts with and ends with ;(e</w:t>
      </w:r>
      <w:r w:rsidR="00532744">
        <w:rPr>
          <w:b/>
          <w:bCs/>
          <w:color w:val="000000" w:themeColor="text1"/>
          <w:sz w:val="32"/>
          <w:szCs w:val="32"/>
        </w:rPr>
        <w:t>.</w:t>
      </w:r>
      <w:r w:rsidR="00DB791A">
        <w:rPr>
          <w:b/>
          <w:bCs/>
          <w:color w:val="000000" w:themeColor="text1"/>
          <w:sz w:val="32"/>
          <w:szCs w:val="32"/>
        </w:rPr>
        <w:t>g.</w:t>
      </w:r>
      <w:r w:rsidR="00532744">
        <w:rPr>
          <w:b/>
          <w:bCs/>
          <w:color w:val="000000" w:themeColor="text1"/>
          <w:sz w:val="32"/>
          <w:szCs w:val="32"/>
        </w:rPr>
        <w:t>, &amp;amp;</w:t>
      </w:r>
      <w:r w:rsidR="00552920">
        <w:rPr>
          <w:b/>
          <w:bCs/>
          <w:color w:val="000000" w:themeColor="text1"/>
          <w:sz w:val="32"/>
          <w:szCs w:val="32"/>
        </w:rPr>
        <w:t xml:space="preserve"> for &amp;)</w:t>
      </w:r>
      <w:r w:rsidR="00FB0E1E">
        <w:rPr>
          <w:b/>
          <w:bCs/>
          <w:color w:val="000000" w:themeColor="text1"/>
          <w:sz w:val="32"/>
          <w:szCs w:val="32"/>
        </w:rPr>
        <w:t xml:space="preserve"> </w:t>
      </w:r>
    </w:p>
    <w:p w14:paraId="7E793D45" w14:textId="77777777" w:rsidR="000D4CA4" w:rsidRPr="000D4CA4" w:rsidRDefault="000D4CA4" w:rsidP="00994696">
      <w:pPr>
        <w:rPr>
          <w:b/>
          <w:bCs/>
          <w:color w:val="002060"/>
          <w:sz w:val="32"/>
          <w:szCs w:val="32"/>
        </w:rPr>
      </w:pPr>
    </w:p>
    <w:p w14:paraId="55312AD5" w14:textId="5000DEE5" w:rsidR="00E6545C" w:rsidRPr="00B54156" w:rsidRDefault="005868DE" w:rsidP="00994696">
      <w:pPr>
        <w:rPr>
          <w:b/>
          <w:bCs/>
          <w:color w:val="0070C0"/>
          <w:sz w:val="48"/>
          <w:szCs w:val="48"/>
        </w:rPr>
      </w:pPr>
      <w:r>
        <w:rPr>
          <w:b/>
          <w:bCs/>
          <w:color w:val="002060"/>
          <w:sz w:val="52"/>
          <w:szCs w:val="52"/>
        </w:rPr>
        <w:t xml:space="preserve">                        </w:t>
      </w:r>
      <w:r w:rsidR="00B54156" w:rsidRPr="00B54156">
        <w:rPr>
          <w:b/>
          <w:bCs/>
          <w:color w:val="0070C0"/>
          <w:sz w:val="52"/>
          <w:szCs w:val="52"/>
        </w:rPr>
        <w:t>Project Level 2</w:t>
      </w:r>
    </w:p>
    <w:p w14:paraId="295D6B0F" w14:textId="0B7CFDA0" w:rsidR="00283658" w:rsidRDefault="00B54156" w:rsidP="00B54156">
      <w:pPr>
        <w:tabs>
          <w:tab w:val="left" w:pos="6468"/>
        </w:tabs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ab/>
      </w:r>
    </w:p>
    <w:p w14:paraId="3788406F" w14:textId="77777777" w:rsidR="00283EE3" w:rsidRDefault="00B54156" w:rsidP="00B54156">
      <w:pPr>
        <w:tabs>
          <w:tab w:val="left" w:pos="6468"/>
        </w:tabs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>Creat</w:t>
      </w:r>
      <w:r w:rsidR="00E1448D">
        <w:rPr>
          <w:b/>
          <w:bCs/>
          <w:color w:val="0E2841" w:themeColor="text2"/>
          <w:sz w:val="32"/>
          <w:szCs w:val="32"/>
        </w:rPr>
        <w:t>e a page with heading, paragraph, line breaks and separators</w:t>
      </w:r>
      <w:r w:rsidR="00283EE3">
        <w:rPr>
          <w:b/>
          <w:bCs/>
          <w:color w:val="0E2841" w:themeColor="text2"/>
          <w:sz w:val="32"/>
          <w:szCs w:val="32"/>
        </w:rPr>
        <w:t>.</w:t>
      </w:r>
    </w:p>
    <w:p w14:paraId="32F7C476" w14:textId="77777777" w:rsidR="00484C8F" w:rsidRDefault="00283EE3" w:rsidP="00B54156">
      <w:pPr>
        <w:tabs>
          <w:tab w:val="left" w:pos="6468"/>
        </w:tabs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>Use an image with height 300, which is a link to another page</w:t>
      </w:r>
      <w:r w:rsidR="00484C8F">
        <w:rPr>
          <w:b/>
          <w:bCs/>
          <w:color w:val="0E2841" w:themeColor="text2"/>
          <w:sz w:val="32"/>
          <w:szCs w:val="32"/>
        </w:rPr>
        <w:t>.</w:t>
      </w:r>
    </w:p>
    <w:p w14:paraId="167F6AF2" w14:textId="77777777" w:rsidR="00F663CB" w:rsidRDefault="00484C8F" w:rsidP="00B54156">
      <w:pPr>
        <w:tabs>
          <w:tab w:val="left" w:pos="6468"/>
        </w:tabs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>Use bold, italic, underline, and strike through in one line</w:t>
      </w:r>
      <w:r w:rsidR="00F663CB">
        <w:rPr>
          <w:b/>
          <w:bCs/>
          <w:color w:val="0E2841" w:themeColor="text2"/>
          <w:sz w:val="32"/>
          <w:szCs w:val="32"/>
        </w:rPr>
        <w:t>.</w:t>
      </w:r>
    </w:p>
    <w:p w14:paraId="764FF7CA" w14:textId="0DC161C2" w:rsidR="00B54156" w:rsidRPr="00B54156" w:rsidRDefault="00F663CB" w:rsidP="00B54156">
      <w:pPr>
        <w:tabs>
          <w:tab w:val="left" w:pos="6468"/>
        </w:tabs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>Write third equation of motion using superscript and subscript.</w:t>
      </w:r>
      <w:r w:rsidR="00E1448D">
        <w:rPr>
          <w:b/>
          <w:bCs/>
          <w:color w:val="0E2841" w:themeColor="text2"/>
          <w:sz w:val="32"/>
          <w:szCs w:val="32"/>
        </w:rPr>
        <w:t xml:space="preserve"> </w:t>
      </w:r>
    </w:p>
    <w:p w14:paraId="310CA523" w14:textId="77777777" w:rsidR="00E6545C" w:rsidRPr="00E6545C" w:rsidRDefault="00E6545C" w:rsidP="00994696">
      <w:pPr>
        <w:rPr>
          <w:b/>
          <w:bCs/>
          <w:sz w:val="32"/>
          <w:szCs w:val="32"/>
        </w:rPr>
      </w:pPr>
    </w:p>
    <w:p w14:paraId="4D394463" w14:textId="77777777" w:rsidR="00994696" w:rsidRPr="00994696" w:rsidRDefault="00994696" w:rsidP="00994696">
      <w:pPr>
        <w:rPr>
          <w:b/>
          <w:bCs/>
          <w:sz w:val="32"/>
          <w:szCs w:val="32"/>
        </w:rPr>
      </w:pPr>
    </w:p>
    <w:p w14:paraId="3A642AAC" w14:textId="77777777" w:rsidR="00994696" w:rsidRPr="00994696" w:rsidRDefault="00994696" w:rsidP="00994696">
      <w:pPr>
        <w:rPr>
          <w:b/>
          <w:bCs/>
          <w:sz w:val="40"/>
          <w:szCs w:val="40"/>
        </w:rPr>
      </w:pPr>
    </w:p>
    <w:p w14:paraId="480D4E62" w14:textId="756D2B32" w:rsidR="00994696" w:rsidRDefault="00F62CA8">
      <w:pPr>
        <w:rPr>
          <w:b/>
          <w:bCs/>
          <w:color w:val="EE0000"/>
          <w:sz w:val="48"/>
          <w:szCs w:val="48"/>
        </w:rPr>
      </w:pPr>
      <w:r>
        <w:rPr>
          <w:b/>
          <w:bCs/>
          <w:sz w:val="96"/>
          <w:szCs w:val="96"/>
        </w:rPr>
        <w:lastRenderedPageBreak/>
        <w:t xml:space="preserve"> </w:t>
      </w:r>
      <w:r w:rsidR="00C22481">
        <w:rPr>
          <w:b/>
          <w:bCs/>
          <w:sz w:val="96"/>
          <w:szCs w:val="96"/>
        </w:rPr>
        <w:t xml:space="preserve">           </w:t>
      </w:r>
      <w:r w:rsidR="00646E14" w:rsidRPr="00646E14">
        <w:rPr>
          <w:b/>
          <w:bCs/>
          <w:color w:val="EE0000"/>
          <w:sz w:val="96"/>
          <w:szCs w:val="96"/>
        </w:rPr>
        <w:t>Level 3</w:t>
      </w:r>
    </w:p>
    <w:p w14:paraId="4CC61E92" w14:textId="3B4D3455" w:rsidR="001F299C" w:rsidRDefault="0097588D">
      <w:pPr>
        <w:rPr>
          <w:b/>
          <w:bCs/>
          <w:color w:val="0E2841" w:themeColor="text2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</w:t>
      </w:r>
      <w:r w:rsidR="000C072A">
        <w:rPr>
          <w:b/>
          <w:bCs/>
          <w:color w:val="EE0000"/>
          <w:sz w:val="48"/>
          <w:szCs w:val="48"/>
        </w:rPr>
        <w:t xml:space="preserve">                </w:t>
      </w:r>
      <w:r>
        <w:rPr>
          <w:b/>
          <w:bCs/>
          <w:color w:val="EE0000"/>
          <w:sz w:val="48"/>
          <w:szCs w:val="48"/>
        </w:rPr>
        <w:t xml:space="preserve">      </w:t>
      </w:r>
      <w:r>
        <w:rPr>
          <w:b/>
          <w:bCs/>
          <w:color w:val="0E2841" w:themeColor="text2"/>
          <w:sz w:val="48"/>
          <w:szCs w:val="48"/>
        </w:rPr>
        <w:t>(B</w:t>
      </w:r>
      <w:r w:rsidR="00D0120D">
        <w:rPr>
          <w:b/>
          <w:bCs/>
          <w:color w:val="0E2841" w:themeColor="text2"/>
          <w:sz w:val="48"/>
          <w:szCs w:val="48"/>
        </w:rPr>
        <w:t>rowser</w:t>
      </w:r>
      <w:r w:rsidR="000C072A">
        <w:rPr>
          <w:b/>
          <w:bCs/>
          <w:color w:val="0E2841" w:themeColor="text2"/>
          <w:sz w:val="48"/>
          <w:szCs w:val="48"/>
        </w:rPr>
        <w:t xml:space="preserve"> Tools)</w:t>
      </w:r>
    </w:p>
    <w:p w14:paraId="19A00331" w14:textId="6C4FF73E" w:rsidR="000C072A" w:rsidRDefault="003A41C9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View page source</w:t>
      </w:r>
      <w:r w:rsidR="00FC0F27">
        <w:rPr>
          <w:b/>
          <w:bCs/>
          <w:color w:val="000000" w:themeColor="text1"/>
          <w:sz w:val="48"/>
          <w:szCs w:val="48"/>
        </w:rPr>
        <w:t>:</w:t>
      </w:r>
    </w:p>
    <w:p w14:paraId="1D4D8EBC" w14:textId="5A50E04E" w:rsidR="00FC0F27" w:rsidRDefault="00FC0F27">
      <w:pPr>
        <w:rPr>
          <w:b/>
          <w:bCs/>
          <w:color w:val="000000" w:themeColor="text1"/>
          <w:sz w:val="32"/>
          <w:szCs w:val="32"/>
        </w:rPr>
      </w:pPr>
      <w:r w:rsidRPr="00FC0F27">
        <w:rPr>
          <w:b/>
          <w:bCs/>
          <w:color w:val="000000" w:themeColor="text1"/>
          <w:sz w:val="32"/>
          <w:szCs w:val="32"/>
        </w:rPr>
        <w:t xml:space="preserve">Display </w:t>
      </w:r>
      <w:r w:rsidR="0077301B">
        <w:rPr>
          <w:b/>
          <w:bCs/>
          <w:color w:val="000000" w:themeColor="text1"/>
          <w:sz w:val="32"/>
          <w:szCs w:val="32"/>
        </w:rPr>
        <w:t xml:space="preserve"> raw HTML </w:t>
      </w:r>
      <w:r w:rsidR="00EA5840">
        <w:rPr>
          <w:b/>
          <w:bCs/>
          <w:color w:val="000000" w:themeColor="text1"/>
          <w:sz w:val="32"/>
          <w:szCs w:val="32"/>
        </w:rPr>
        <w:t>and CSS.</w:t>
      </w:r>
    </w:p>
    <w:p w14:paraId="56651180" w14:textId="23ACF517" w:rsidR="00EA5840" w:rsidRDefault="00EA584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Useful for debugging and lear</w:t>
      </w:r>
      <w:r w:rsidR="00FF3DE4">
        <w:rPr>
          <w:b/>
          <w:bCs/>
          <w:color w:val="000000" w:themeColor="text1"/>
          <w:sz w:val="32"/>
          <w:szCs w:val="32"/>
        </w:rPr>
        <w:t>n</w:t>
      </w:r>
      <w:r>
        <w:rPr>
          <w:b/>
          <w:bCs/>
          <w:color w:val="000000" w:themeColor="text1"/>
          <w:sz w:val="32"/>
          <w:szCs w:val="32"/>
        </w:rPr>
        <w:t>ing</w:t>
      </w:r>
      <w:r w:rsidR="00DD0C33">
        <w:rPr>
          <w:b/>
          <w:bCs/>
          <w:color w:val="000000" w:themeColor="text1"/>
          <w:sz w:val="32"/>
          <w:szCs w:val="32"/>
        </w:rPr>
        <w:t>.</w:t>
      </w:r>
    </w:p>
    <w:p w14:paraId="6D84DF63" w14:textId="03AAAFDD" w:rsidR="00646E14" w:rsidRDefault="00DD0C3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Shows external files like JavaScript Links</w:t>
      </w:r>
      <w:r w:rsidR="00FF3DE4">
        <w:rPr>
          <w:b/>
          <w:bCs/>
          <w:color w:val="000000" w:themeColor="text1"/>
          <w:sz w:val="32"/>
          <w:szCs w:val="32"/>
        </w:rPr>
        <w:t>.</w:t>
      </w:r>
    </w:p>
    <w:p w14:paraId="3E952CCB" w14:textId="22A11B38" w:rsidR="000934AB" w:rsidRDefault="000934AB">
      <w:pPr>
        <w:rPr>
          <w:b/>
          <w:bCs/>
          <w:color w:val="EE0000"/>
          <w:sz w:val="52"/>
          <w:szCs w:val="5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</w:t>
      </w:r>
      <w:r w:rsidR="006A7718">
        <w:rPr>
          <w:b/>
          <w:bCs/>
          <w:color w:val="000000" w:themeColor="text1"/>
          <w:sz w:val="32"/>
          <w:szCs w:val="32"/>
        </w:rPr>
        <w:t xml:space="preserve">       </w:t>
      </w:r>
      <w:r w:rsidR="006A7718">
        <w:rPr>
          <w:b/>
          <w:bCs/>
          <w:color w:val="EE0000"/>
          <w:sz w:val="52"/>
          <w:szCs w:val="52"/>
        </w:rPr>
        <w:t>Inspect Element</w:t>
      </w:r>
    </w:p>
    <w:p w14:paraId="5A311203" w14:textId="73D37752" w:rsidR="006A7718" w:rsidRDefault="00750B3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Allow real-time editing of HTML</w:t>
      </w:r>
      <w:r w:rsidR="00BC595D">
        <w:rPr>
          <w:b/>
          <w:bCs/>
          <w:color w:val="000000" w:themeColor="text1"/>
          <w:sz w:val="32"/>
          <w:szCs w:val="32"/>
        </w:rPr>
        <w:t>/CSS.</w:t>
      </w:r>
    </w:p>
    <w:p w14:paraId="0E3B4917" w14:textId="1F6F49B5" w:rsidR="00BC595D" w:rsidRDefault="00BC595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Useful for debugging and testing</w:t>
      </w:r>
      <w:r w:rsidR="00CC1F2E">
        <w:rPr>
          <w:b/>
          <w:bCs/>
          <w:color w:val="000000" w:themeColor="text1"/>
          <w:sz w:val="32"/>
          <w:szCs w:val="32"/>
        </w:rPr>
        <w:t>.</w:t>
      </w:r>
    </w:p>
    <w:p w14:paraId="350708DA" w14:textId="3065CB39" w:rsidR="00CC1F2E" w:rsidRDefault="00CC1F2E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Shows element hierarchy and layout</w:t>
      </w:r>
      <w:r w:rsidR="00FD1F71">
        <w:rPr>
          <w:b/>
          <w:bCs/>
          <w:color w:val="000000" w:themeColor="text1"/>
          <w:sz w:val="32"/>
          <w:szCs w:val="32"/>
        </w:rPr>
        <w:t>.</w:t>
      </w:r>
    </w:p>
    <w:p w14:paraId="38515D23" w14:textId="735B7F30" w:rsidR="00FD1F71" w:rsidRDefault="00FD1F7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Includes console for java script.</w:t>
      </w:r>
    </w:p>
    <w:p w14:paraId="51AB65B4" w14:textId="2E89064B" w:rsidR="00FD1F71" w:rsidRDefault="00F15BF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Highlight</w:t>
      </w:r>
      <w:r w:rsidR="00557015">
        <w:rPr>
          <w:b/>
          <w:bCs/>
          <w:color w:val="000000" w:themeColor="text1"/>
          <w:sz w:val="32"/>
          <w:szCs w:val="32"/>
        </w:rPr>
        <w:t>s</w:t>
      </w:r>
      <w:r>
        <w:rPr>
          <w:b/>
          <w:bCs/>
          <w:color w:val="000000" w:themeColor="text1"/>
          <w:sz w:val="32"/>
          <w:szCs w:val="32"/>
        </w:rPr>
        <w:t xml:space="preserve"> selected elements</w:t>
      </w:r>
      <w:r w:rsidR="00557015">
        <w:rPr>
          <w:b/>
          <w:bCs/>
          <w:color w:val="000000" w:themeColor="text1"/>
          <w:sz w:val="32"/>
          <w:szCs w:val="32"/>
        </w:rPr>
        <w:t xml:space="preserve"> on page.</w:t>
      </w:r>
    </w:p>
    <w:p w14:paraId="2ECBE1E1" w14:textId="227DACA6" w:rsidR="00557015" w:rsidRDefault="00557015">
      <w:pPr>
        <w:rPr>
          <w:b/>
          <w:bCs/>
          <w:color w:val="00B0F0"/>
          <w:sz w:val="52"/>
          <w:szCs w:val="5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</w:t>
      </w:r>
      <w:r w:rsidRPr="00A344A9">
        <w:rPr>
          <w:b/>
          <w:bCs/>
          <w:color w:val="00B0F0"/>
          <w:sz w:val="52"/>
          <w:szCs w:val="52"/>
        </w:rPr>
        <w:t>HTML Without CSS</w:t>
      </w:r>
    </w:p>
    <w:p w14:paraId="3BB0941A" w14:textId="17AA10DC" w:rsidR="00F03653" w:rsidRDefault="00D3741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HTML structure aur content provide karta hai , </w:t>
      </w:r>
      <w:r w:rsidR="00DF355F">
        <w:rPr>
          <w:b/>
          <w:bCs/>
          <w:color w:val="000000" w:themeColor="text1"/>
          <w:sz w:val="32"/>
          <w:szCs w:val="32"/>
        </w:rPr>
        <w:t>jabki CSS webpage ko attractive aur color</w:t>
      </w:r>
      <w:r w:rsidR="00980195">
        <w:rPr>
          <w:b/>
          <w:bCs/>
          <w:color w:val="000000" w:themeColor="text1"/>
          <w:sz w:val="32"/>
          <w:szCs w:val="32"/>
        </w:rPr>
        <w:t xml:space="preserve">ful banata hai. </w:t>
      </w:r>
    </w:p>
    <w:p w14:paraId="537A5497" w14:textId="2F512EA4" w:rsidR="00980195" w:rsidRDefault="0098019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Without CSS, page simple </w:t>
      </w:r>
      <w:r w:rsidR="00D14DEA">
        <w:rPr>
          <w:b/>
          <w:bCs/>
          <w:color w:val="000000" w:themeColor="text1"/>
          <w:sz w:val="32"/>
          <w:szCs w:val="32"/>
        </w:rPr>
        <w:t>aur plain dikhega.</w:t>
      </w:r>
    </w:p>
    <w:p w14:paraId="3BA17258" w14:textId="7C431385" w:rsidR="00B2397D" w:rsidRDefault="00DF7E66">
      <w:pPr>
        <w:rPr>
          <w:b/>
          <w:bCs/>
          <w:color w:val="0070C0"/>
          <w:sz w:val="52"/>
          <w:szCs w:val="52"/>
        </w:rPr>
      </w:pPr>
      <w:r>
        <w:rPr>
          <w:b/>
          <w:bCs/>
          <w:color w:val="000000" w:themeColor="text1"/>
          <w:sz w:val="32"/>
          <w:szCs w:val="32"/>
        </w:rPr>
        <w:t xml:space="preserve">       </w:t>
      </w:r>
      <w:r>
        <w:rPr>
          <w:b/>
          <w:bCs/>
          <w:color w:val="0070C0"/>
          <w:sz w:val="52"/>
          <w:szCs w:val="52"/>
        </w:rPr>
        <w:t xml:space="preserve">              Responsive </w:t>
      </w:r>
      <w:r w:rsidR="00394869">
        <w:rPr>
          <w:b/>
          <w:bCs/>
          <w:color w:val="0070C0"/>
          <w:sz w:val="52"/>
          <w:szCs w:val="52"/>
        </w:rPr>
        <w:t>Desig</w:t>
      </w:r>
      <w:r w:rsidR="005B34BA">
        <w:rPr>
          <w:b/>
          <w:bCs/>
          <w:color w:val="0070C0"/>
          <w:sz w:val="52"/>
          <w:szCs w:val="52"/>
        </w:rPr>
        <w:t>n</w:t>
      </w:r>
    </w:p>
    <w:p w14:paraId="125544BD" w14:textId="4E243595" w:rsidR="007C1121" w:rsidRDefault="005B34BA">
      <w:pPr>
        <w:rPr>
          <w:b/>
          <w:bCs/>
          <w:color w:val="000000" w:themeColor="text1"/>
          <w:sz w:val="32"/>
          <w:szCs w:val="32"/>
        </w:rPr>
      </w:pPr>
      <w:r w:rsidRPr="007F348B">
        <w:rPr>
          <w:b/>
          <w:bCs/>
          <w:color w:val="000000" w:themeColor="text1"/>
          <w:sz w:val="32"/>
          <w:szCs w:val="32"/>
        </w:rPr>
        <w:t>A</w:t>
      </w:r>
      <w:r w:rsidR="007F348B">
        <w:rPr>
          <w:b/>
          <w:bCs/>
          <w:color w:val="000000" w:themeColor="text1"/>
          <w:sz w:val="32"/>
          <w:szCs w:val="32"/>
        </w:rPr>
        <w:t>dapts layout for different scree</w:t>
      </w:r>
      <w:r w:rsidR="007C1121">
        <w:rPr>
          <w:b/>
          <w:bCs/>
          <w:color w:val="000000" w:themeColor="text1"/>
          <w:sz w:val="32"/>
          <w:szCs w:val="32"/>
        </w:rPr>
        <w:t>n sizes.</w:t>
      </w:r>
    </w:p>
    <w:p w14:paraId="533B2EFA" w14:textId="606DD4BD" w:rsidR="007C1121" w:rsidRDefault="007C112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Flexible layouts.</w:t>
      </w:r>
    </w:p>
    <w:p w14:paraId="0FF1926E" w14:textId="57785F0B" w:rsidR="007C1121" w:rsidRDefault="00B21CF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O</w:t>
      </w:r>
      <w:r w:rsidR="007C1121">
        <w:rPr>
          <w:b/>
          <w:bCs/>
          <w:color w:val="000000" w:themeColor="text1"/>
          <w:sz w:val="32"/>
          <w:szCs w:val="32"/>
        </w:rPr>
        <w:t>ptim</w:t>
      </w:r>
      <w:r>
        <w:rPr>
          <w:b/>
          <w:bCs/>
          <w:color w:val="000000" w:themeColor="text1"/>
          <w:sz w:val="32"/>
          <w:szCs w:val="32"/>
        </w:rPr>
        <w:t>izes images and assets.</w:t>
      </w:r>
    </w:p>
    <w:p w14:paraId="038336D3" w14:textId="6E029E07" w:rsidR="00B21CF4" w:rsidRDefault="00B21CF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Enhances user experience on </w:t>
      </w:r>
      <w:r w:rsidR="00AB3537">
        <w:rPr>
          <w:b/>
          <w:bCs/>
          <w:color w:val="000000" w:themeColor="text1"/>
          <w:sz w:val="32"/>
          <w:szCs w:val="32"/>
        </w:rPr>
        <w:t>mobile and desktop.</w:t>
      </w:r>
    </w:p>
    <w:p w14:paraId="3258E23F" w14:textId="77777777" w:rsidR="00AB3537" w:rsidRPr="007F348B" w:rsidRDefault="00AB3537">
      <w:pPr>
        <w:rPr>
          <w:b/>
          <w:bCs/>
          <w:color w:val="000000" w:themeColor="text1"/>
          <w:sz w:val="32"/>
          <w:szCs w:val="32"/>
        </w:rPr>
      </w:pPr>
    </w:p>
    <w:p w14:paraId="3BF59328" w14:textId="4BD0F8D6" w:rsidR="00B2397D" w:rsidRDefault="00A4080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</w:t>
      </w:r>
      <w:r w:rsidRPr="00A40803">
        <w:rPr>
          <w:b/>
          <w:bCs/>
          <w:color w:val="0070C0"/>
          <w:sz w:val="52"/>
          <w:szCs w:val="52"/>
        </w:rPr>
        <w:t>Live Edit Code</w:t>
      </w:r>
    </w:p>
    <w:p w14:paraId="29660E61" w14:textId="06B9D6C0" w:rsidR="00204288" w:rsidRPr="00204288" w:rsidRDefault="0020428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B0F0"/>
          <w:sz w:val="44"/>
          <w:szCs w:val="44"/>
        </w:rPr>
        <w:t xml:space="preserve">Live Edit HTML: </w:t>
      </w:r>
      <w:r w:rsidR="002116C5">
        <w:rPr>
          <w:b/>
          <w:bCs/>
          <w:color w:val="000000" w:themeColor="text1"/>
          <w:sz w:val="32"/>
          <w:szCs w:val="32"/>
        </w:rPr>
        <w:t>Changed</w:t>
      </w:r>
      <w:r w:rsidR="00165703">
        <w:rPr>
          <w:b/>
          <w:bCs/>
          <w:color w:val="000000" w:themeColor="text1"/>
          <w:sz w:val="32"/>
          <w:szCs w:val="32"/>
        </w:rPr>
        <w:t xml:space="preserve"> Subscriber Count.</w:t>
      </w:r>
    </w:p>
    <w:p w14:paraId="76FBA229" w14:textId="1840B0A4" w:rsidR="00557015" w:rsidRDefault="002264B9">
      <w:pPr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t xml:space="preserve">                        Live Edit Code</w:t>
      </w:r>
    </w:p>
    <w:p w14:paraId="4BD9FC2B" w14:textId="06C1BF4F" w:rsidR="0047173A" w:rsidRDefault="0047173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70C0"/>
          <w:sz w:val="44"/>
          <w:szCs w:val="44"/>
        </w:rPr>
        <w:t>Live Edit CSS:</w:t>
      </w:r>
      <w:r w:rsidR="005A5DA3">
        <w:rPr>
          <w:b/>
          <w:bCs/>
          <w:color w:val="0070C0"/>
          <w:sz w:val="44"/>
          <w:szCs w:val="44"/>
        </w:rPr>
        <w:t xml:space="preserve"> </w:t>
      </w:r>
      <w:r w:rsidR="005A0A13">
        <w:rPr>
          <w:b/>
          <w:bCs/>
          <w:color w:val="0070C0"/>
          <w:sz w:val="32"/>
          <w:szCs w:val="32"/>
        </w:rPr>
        <w:t xml:space="preserve"> </w:t>
      </w:r>
      <w:r w:rsidR="005A0A13">
        <w:rPr>
          <w:b/>
          <w:bCs/>
          <w:color w:val="000000" w:themeColor="text1"/>
          <w:sz w:val="32"/>
          <w:szCs w:val="32"/>
        </w:rPr>
        <w:t>Changed Chan</w:t>
      </w:r>
      <w:r w:rsidR="00BF55E9">
        <w:rPr>
          <w:b/>
          <w:bCs/>
          <w:color w:val="000000" w:themeColor="text1"/>
          <w:sz w:val="32"/>
          <w:szCs w:val="32"/>
        </w:rPr>
        <w:t>nel Name color.</w:t>
      </w:r>
    </w:p>
    <w:p w14:paraId="25C72DBB" w14:textId="71BDBFD3" w:rsidR="00F412FD" w:rsidRDefault="00611076">
      <w:pPr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48"/>
          <w:szCs w:val="48"/>
        </w:rPr>
        <w:t xml:space="preserve">               </w:t>
      </w:r>
      <w:r w:rsidR="00FE57B8">
        <w:rPr>
          <w:b/>
          <w:bCs/>
          <w:color w:val="0070C0"/>
          <w:sz w:val="52"/>
          <w:szCs w:val="52"/>
        </w:rPr>
        <w:t>Changes Happ</w:t>
      </w:r>
      <w:r w:rsidR="00614AE9">
        <w:rPr>
          <w:b/>
          <w:bCs/>
          <w:color w:val="0070C0"/>
          <w:sz w:val="52"/>
          <w:szCs w:val="52"/>
        </w:rPr>
        <w:t>ening at Client</w:t>
      </w:r>
    </w:p>
    <w:p w14:paraId="4BDC17C0" w14:textId="48DA69B8" w:rsidR="000537E3" w:rsidRDefault="000537E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Change made are temporary</w:t>
      </w:r>
      <w:r w:rsidR="008566C1">
        <w:rPr>
          <w:b/>
          <w:bCs/>
          <w:color w:val="000000" w:themeColor="text1"/>
          <w:sz w:val="32"/>
          <w:szCs w:val="32"/>
        </w:rPr>
        <w:t>.</w:t>
      </w:r>
    </w:p>
    <w:p w14:paraId="41616972" w14:textId="189A5E43" w:rsidR="008566C1" w:rsidRDefault="008566C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Affect only the current session.</w:t>
      </w:r>
    </w:p>
    <w:p w14:paraId="3E10AF59" w14:textId="4EC034BF" w:rsidR="008566C1" w:rsidRDefault="008566C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Not saved to the server</w:t>
      </w:r>
      <w:r w:rsidR="0048208F">
        <w:rPr>
          <w:b/>
          <w:bCs/>
          <w:color w:val="000000" w:themeColor="text1"/>
          <w:sz w:val="32"/>
          <w:szCs w:val="32"/>
        </w:rPr>
        <w:t>.</w:t>
      </w:r>
    </w:p>
    <w:p w14:paraId="28638C01" w14:textId="5733FFEE" w:rsidR="0048208F" w:rsidRDefault="0048208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Reset upon page reload.</w:t>
      </w:r>
    </w:p>
    <w:p w14:paraId="4BF36BC5" w14:textId="7BB78DD6" w:rsidR="0048208F" w:rsidRDefault="0048208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Useful for testing, not permanent f</w:t>
      </w:r>
      <w:r w:rsidR="009E74E0">
        <w:rPr>
          <w:b/>
          <w:bCs/>
          <w:color w:val="000000" w:themeColor="text1"/>
          <w:sz w:val="32"/>
          <w:szCs w:val="32"/>
        </w:rPr>
        <w:t>ixes.</w:t>
      </w:r>
    </w:p>
    <w:p w14:paraId="5F175952" w14:textId="2F07AB8F" w:rsidR="00D639AC" w:rsidRDefault="00A00B3A">
      <w:pPr>
        <w:rPr>
          <w:b/>
          <w:bCs/>
          <w:color w:val="45B0E1" w:themeColor="accent1" w:themeTint="99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 xml:space="preserve">          </w:t>
      </w:r>
      <w:r w:rsidRPr="00A00B3A">
        <w:rPr>
          <w:b/>
          <w:bCs/>
          <w:color w:val="45B0E1" w:themeColor="accent1" w:themeTint="99"/>
          <w:sz w:val="52"/>
          <w:szCs w:val="52"/>
        </w:rPr>
        <w:t xml:space="preserve">    Validating Webpages</w:t>
      </w:r>
    </w:p>
    <w:p w14:paraId="17504ACC" w14:textId="24DD3060" w:rsidR="00140B96" w:rsidRDefault="000857C1">
      <w:pPr>
        <w:rPr>
          <w:b/>
          <w:bCs/>
          <w:color w:val="0070C0"/>
          <w:sz w:val="44"/>
          <w:szCs w:val="44"/>
        </w:rPr>
      </w:pPr>
      <w:r>
        <w:rPr>
          <w:b/>
          <w:bCs/>
          <w:color w:val="0070C0"/>
          <w:sz w:val="44"/>
          <w:szCs w:val="44"/>
        </w:rPr>
        <w:t xml:space="preserve"> </w:t>
      </w:r>
      <w:r w:rsidR="00F53319">
        <w:rPr>
          <w:b/>
          <w:bCs/>
          <w:color w:val="0070C0"/>
          <w:sz w:val="44"/>
          <w:szCs w:val="44"/>
        </w:rPr>
        <w:t xml:space="preserve">                </w:t>
      </w:r>
      <w:r>
        <w:rPr>
          <w:b/>
          <w:bCs/>
          <w:color w:val="0070C0"/>
          <w:sz w:val="44"/>
          <w:szCs w:val="44"/>
        </w:rPr>
        <w:t xml:space="preserve">(Using </w:t>
      </w:r>
      <w:r w:rsidR="00F53319">
        <w:rPr>
          <w:b/>
          <w:bCs/>
          <w:color w:val="0070C0"/>
          <w:sz w:val="44"/>
          <w:szCs w:val="44"/>
        </w:rPr>
        <w:t>validator.w3.org)</w:t>
      </w:r>
    </w:p>
    <w:p w14:paraId="08B18C77" w14:textId="04F070A0" w:rsidR="00F53319" w:rsidRDefault="00A5027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Ensures HTML adheres to standard</w:t>
      </w:r>
      <w:r w:rsidR="00493AD6">
        <w:rPr>
          <w:b/>
          <w:bCs/>
          <w:color w:val="000000" w:themeColor="text1"/>
          <w:sz w:val="32"/>
          <w:szCs w:val="32"/>
        </w:rPr>
        <w:t>s.</w:t>
      </w:r>
    </w:p>
    <w:p w14:paraId="5A46C984" w14:textId="08FFCCA4" w:rsidR="00493AD6" w:rsidRDefault="00493AD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Minimizes cross-brow</w:t>
      </w:r>
      <w:r w:rsidR="00D95C28">
        <w:rPr>
          <w:b/>
          <w:bCs/>
          <w:color w:val="000000" w:themeColor="text1"/>
          <w:sz w:val="32"/>
          <w:szCs w:val="32"/>
        </w:rPr>
        <w:t>ser issues.</w:t>
      </w:r>
    </w:p>
    <w:p w14:paraId="1FECF25F" w14:textId="09B29705" w:rsidR="00D95C28" w:rsidRDefault="00D95C2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Helps in achieving better SEO results.</w:t>
      </w:r>
    </w:p>
    <w:p w14:paraId="297D5AFB" w14:textId="34772BB0" w:rsidR="004D2C41" w:rsidRDefault="004D2C4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Easier to debug </w:t>
      </w:r>
      <w:r w:rsidR="004F3961">
        <w:rPr>
          <w:b/>
          <w:bCs/>
          <w:color w:val="000000" w:themeColor="text1"/>
          <w:sz w:val="32"/>
          <w:szCs w:val="32"/>
        </w:rPr>
        <w:t xml:space="preserve">and </w:t>
      </w:r>
      <w:r w:rsidR="00BC7E2D">
        <w:rPr>
          <w:b/>
          <w:bCs/>
          <w:color w:val="000000" w:themeColor="text1"/>
          <w:sz w:val="32"/>
          <w:szCs w:val="32"/>
        </w:rPr>
        <w:t>contai</w:t>
      </w:r>
      <w:r w:rsidR="008321EF">
        <w:rPr>
          <w:b/>
          <w:bCs/>
          <w:color w:val="000000" w:themeColor="text1"/>
          <w:sz w:val="32"/>
          <w:szCs w:val="32"/>
        </w:rPr>
        <w:t>n.</w:t>
      </w:r>
    </w:p>
    <w:p w14:paraId="0D4F8F09" w14:textId="77777777" w:rsidR="008321EF" w:rsidRDefault="008321EF">
      <w:pPr>
        <w:rPr>
          <w:b/>
          <w:bCs/>
          <w:color w:val="000000" w:themeColor="text1"/>
          <w:sz w:val="32"/>
          <w:szCs w:val="32"/>
        </w:rPr>
      </w:pPr>
    </w:p>
    <w:p w14:paraId="3D4ADD52" w14:textId="77777777" w:rsidR="00A96575" w:rsidRDefault="00476154">
      <w:pPr>
        <w:rPr>
          <w:b/>
          <w:bCs/>
          <w:color w:val="EE0000"/>
          <w:sz w:val="52"/>
          <w:szCs w:val="52"/>
        </w:rPr>
      </w:pPr>
      <w:r w:rsidRPr="0065085B">
        <w:rPr>
          <w:b/>
          <w:bCs/>
          <w:color w:val="EE0000"/>
          <w:sz w:val="52"/>
          <w:szCs w:val="52"/>
        </w:rPr>
        <w:lastRenderedPageBreak/>
        <w:t xml:space="preserve">         </w:t>
      </w:r>
      <w:r w:rsidR="0065085B">
        <w:rPr>
          <w:b/>
          <w:bCs/>
          <w:color w:val="EE0000"/>
          <w:sz w:val="52"/>
          <w:szCs w:val="52"/>
        </w:rPr>
        <w:t xml:space="preserve">             </w:t>
      </w:r>
      <w:r w:rsidRPr="0065085B">
        <w:rPr>
          <w:b/>
          <w:bCs/>
          <w:color w:val="EE0000"/>
          <w:sz w:val="52"/>
          <w:szCs w:val="52"/>
        </w:rPr>
        <w:t xml:space="preserve">  Project Level 3</w:t>
      </w:r>
    </w:p>
    <w:p w14:paraId="0CD823B3" w14:textId="1D0C76F7" w:rsidR="00777D17" w:rsidRDefault="00A9657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Save Source of Instagram in a file and check the re</w:t>
      </w:r>
      <w:r w:rsidR="00777D17">
        <w:rPr>
          <w:b/>
          <w:bCs/>
          <w:color w:val="000000" w:themeColor="text1"/>
          <w:sz w:val="32"/>
          <w:szCs w:val="32"/>
        </w:rPr>
        <w:t>n</w:t>
      </w:r>
      <w:r>
        <w:rPr>
          <w:b/>
          <w:bCs/>
          <w:color w:val="000000" w:themeColor="text1"/>
          <w:sz w:val="32"/>
          <w:szCs w:val="32"/>
        </w:rPr>
        <w:t>der</w:t>
      </w:r>
      <w:r w:rsidR="00777D17">
        <w:rPr>
          <w:b/>
          <w:bCs/>
          <w:color w:val="000000" w:themeColor="text1"/>
          <w:sz w:val="32"/>
          <w:szCs w:val="32"/>
        </w:rPr>
        <w:t>.</w:t>
      </w:r>
    </w:p>
    <w:p w14:paraId="6C87BDA5" w14:textId="11C6C069" w:rsidR="00777D17" w:rsidRDefault="00777D1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Ins</w:t>
      </w:r>
      <w:r w:rsidR="00962A4C">
        <w:rPr>
          <w:b/>
          <w:bCs/>
          <w:color w:val="000000" w:themeColor="text1"/>
          <w:sz w:val="32"/>
          <w:szCs w:val="32"/>
        </w:rPr>
        <w:t xml:space="preserve">pect the like element </w:t>
      </w:r>
      <w:r w:rsidR="00FA4214">
        <w:rPr>
          <w:b/>
          <w:bCs/>
          <w:color w:val="000000" w:themeColor="text1"/>
          <w:sz w:val="32"/>
          <w:szCs w:val="32"/>
        </w:rPr>
        <w:t xml:space="preserve">on the page </w:t>
      </w:r>
      <w:r w:rsidR="00D6391B">
        <w:rPr>
          <w:b/>
          <w:bCs/>
          <w:color w:val="000000" w:themeColor="text1"/>
          <w:sz w:val="32"/>
          <w:szCs w:val="32"/>
        </w:rPr>
        <w:t xml:space="preserve">and read the code to </w:t>
      </w:r>
      <w:r w:rsidR="00972E88">
        <w:rPr>
          <w:b/>
          <w:bCs/>
          <w:color w:val="000000" w:themeColor="text1"/>
          <w:sz w:val="32"/>
          <w:szCs w:val="32"/>
        </w:rPr>
        <w:t>understand.</w:t>
      </w:r>
    </w:p>
    <w:p w14:paraId="1C4FC8FD" w14:textId="6BED1695" w:rsidR="00972E88" w:rsidRDefault="00972E8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Change number of like</w:t>
      </w:r>
      <w:r w:rsidR="008C0FA3">
        <w:rPr>
          <w:b/>
          <w:bCs/>
          <w:color w:val="000000" w:themeColor="text1"/>
          <w:sz w:val="32"/>
          <w:szCs w:val="32"/>
        </w:rPr>
        <w:t>s on your Instagram post</w:t>
      </w:r>
      <w:r w:rsidR="00FA150B">
        <w:rPr>
          <w:b/>
          <w:bCs/>
          <w:color w:val="000000" w:themeColor="text1"/>
          <w:sz w:val="32"/>
          <w:szCs w:val="32"/>
        </w:rPr>
        <w:t>.</w:t>
      </w:r>
    </w:p>
    <w:p w14:paraId="64B7650A" w14:textId="0280617B" w:rsidR="00FA150B" w:rsidRDefault="00FA150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Validate the page we created</w:t>
      </w:r>
      <w:r w:rsidR="0070581E">
        <w:rPr>
          <w:b/>
          <w:bCs/>
          <w:color w:val="000000" w:themeColor="text1"/>
          <w:sz w:val="32"/>
          <w:szCs w:val="32"/>
        </w:rPr>
        <w:t xml:space="preserve"> in last project.</w:t>
      </w:r>
    </w:p>
    <w:p w14:paraId="116088E6" w14:textId="77777777" w:rsidR="00C47E8A" w:rsidRDefault="007632D8">
      <w:pPr>
        <w:rPr>
          <w:b/>
          <w:bCs/>
          <w:color w:val="EE0000"/>
          <w:sz w:val="52"/>
          <w:szCs w:val="52"/>
        </w:rPr>
      </w:pPr>
      <w:r>
        <w:rPr>
          <w:b/>
          <w:bCs/>
          <w:color w:val="EE0000"/>
          <w:sz w:val="52"/>
          <w:szCs w:val="52"/>
        </w:rPr>
        <w:t xml:space="preserve">                         Level 4</w:t>
      </w:r>
    </w:p>
    <w:p w14:paraId="1BCC8368" w14:textId="5176B9F3" w:rsidR="007632D8" w:rsidRDefault="00C47E8A">
      <w:pPr>
        <w:rPr>
          <w:b/>
          <w:bCs/>
          <w:color w:val="002060"/>
          <w:sz w:val="44"/>
          <w:szCs w:val="44"/>
        </w:rPr>
      </w:pPr>
      <w:r>
        <w:rPr>
          <w:b/>
          <w:bCs/>
          <w:color w:val="EE0000"/>
          <w:sz w:val="52"/>
          <w:szCs w:val="52"/>
        </w:rPr>
        <w:t xml:space="preserve">          </w:t>
      </w:r>
      <w:r w:rsidR="007632D8">
        <w:rPr>
          <w:b/>
          <w:bCs/>
          <w:color w:val="002060"/>
          <w:sz w:val="44"/>
          <w:szCs w:val="44"/>
        </w:rPr>
        <w:t>(</w:t>
      </w:r>
      <w:r>
        <w:rPr>
          <w:b/>
          <w:bCs/>
          <w:color w:val="002060"/>
          <w:sz w:val="44"/>
          <w:szCs w:val="44"/>
        </w:rPr>
        <w:t>HTML  and project Structure)</w:t>
      </w:r>
    </w:p>
    <w:p w14:paraId="28FF07A1" w14:textId="77777777" w:rsidR="003C51E3" w:rsidRPr="004B47A6" w:rsidRDefault="00D908A1">
      <w:pPr>
        <w:rPr>
          <w:b/>
          <w:bCs/>
          <w:color w:val="000000" w:themeColor="text1"/>
          <w:sz w:val="32"/>
          <w:szCs w:val="32"/>
        </w:rPr>
      </w:pPr>
      <w:r w:rsidRPr="00665689">
        <w:rPr>
          <w:b/>
          <w:bCs/>
          <w:color w:val="EE0000"/>
          <w:sz w:val="36"/>
          <w:szCs w:val="36"/>
        </w:rPr>
        <w:t>Semantic Tags:</w:t>
      </w:r>
      <w:r w:rsidR="003C51E3" w:rsidRPr="00665689">
        <w:rPr>
          <w:b/>
          <w:bCs/>
          <w:color w:val="EE0000"/>
          <w:sz w:val="36"/>
          <w:szCs w:val="36"/>
        </w:rPr>
        <w:t xml:space="preserve"> </w:t>
      </w:r>
      <w:r w:rsidR="003C51E3" w:rsidRPr="004B47A6">
        <w:rPr>
          <w:b/>
          <w:bCs/>
          <w:color w:val="000000" w:themeColor="text1"/>
          <w:sz w:val="32"/>
          <w:szCs w:val="32"/>
        </w:rPr>
        <w:t>D</w:t>
      </w:r>
      <w:r w:rsidR="00DA4E3D" w:rsidRPr="004B47A6">
        <w:rPr>
          <w:b/>
          <w:bCs/>
          <w:color w:val="000000" w:themeColor="text1"/>
          <w:sz w:val="32"/>
          <w:szCs w:val="32"/>
        </w:rPr>
        <w:t>escribe</w:t>
      </w:r>
      <w:r w:rsidR="003C51E3" w:rsidRPr="004B47A6">
        <w:rPr>
          <w:b/>
          <w:bCs/>
          <w:color w:val="000000" w:themeColor="text1"/>
          <w:sz w:val="32"/>
          <w:szCs w:val="32"/>
        </w:rPr>
        <w:t xml:space="preserve"> content.</w:t>
      </w:r>
    </w:p>
    <w:p w14:paraId="04CE6C45" w14:textId="77777777" w:rsidR="00917E8A" w:rsidRPr="004B47A6" w:rsidRDefault="003C51E3">
      <w:pPr>
        <w:rPr>
          <w:b/>
          <w:bCs/>
          <w:color w:val="000000" w:themeColor="text1"/>
          <w:sz w:val="32"/>
          <w:szCs w:val="32"/>
        </w:rPr>
      </w:pPr>
      <w:r w:rsidRPr="004B47A6">
        <w:rPr>
          <w:b/>
          <w:bCs/>
          <w:color w:val="000000" w:themeColor="text1"/>
          <w:sz w:val="32"/>
          <w:szCs w:val="32"/>
        </w:rPr>
        <w:t xml:space="preserve">SEO: Good </w:t>
      </w:r>
      <w:r w:rsidR="00917E8A" w:rsidRPr="004B47A6">
        <w:rPr>
          <w:b/>
          <w:bCs/>
          <w:color w:val="000000" w:themeColor="text1"/>
          <w:sz w:val="32"/>
          <w:szCs w:val="32"/>
        </w:rPr>
        <w:t>for search engines.</w:t>
      </w:r>
    </w:p>
    <w:p w14:paraId="51949991" w14:textId="77777777" w:rsidR="004B47A6" w:rsidRDefault="00917E8A">
      <w:pPr>
        <w:rPr>
          <w:b/>
          <w:bCs/>
          <w:color w:val="000000" w:themeColor="text1"/>
          <w:sz w:val="32"/>
          <w:szCs w:val="32"/>
        </w:rPr>
      </w:pPr>
      <w:r w:rsidRPr="004B47A6">
        <w:rPr>
          <w:b/>
          <w:bCs/>
          <w:color w:val="000000" w:themeColor="text1"/>
          <w:sz w:val="32"/>
          <w:szCs w:val="32"/>
        </w:rPr>
        <w:t>Accessibility: Useful</w:t>
      </w:r>
      <w:r w:rsidR="004B47A6" w:rsidRPr="004B47A6">
        <w:rPr>
          <w:b/>
          <w:bCs/>
          <w:color w:val="000000" w:themeColor="text1"/>
          <w:sz w:val="32"/>
          <w:szCs w:val="32"/>
        </w:rPr>
        <w:t xml:space="preserve"> for screen readers.</w:t>
      </w:r>
    </w:p>
    <w:p w14:paraId="5ADFF929" w14:textId="027207B0" w:rsidR="00E16177" w:rsidRDefault="00E1617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Example: &lt;header&gt;, &lt;footer&gt;, &lt;article&gt;, &lt;section&gt;</w:t>
      </w:r>
      <w:r w:rsidR="00665689">
        <w:rPr>
          <w:b/>
          <w:bCs/>
          <w:color w:val="000000" w:themeColor="text1"/>
          <w:sz w:val="32"/>
          <w:szCs w:val="32"/>
        </w:rPr>
        <w:t>, &lt;nev&gt;.</w:t>
      </w:r>
    </w:p>
    <w:p w14:paraId="1A9F057E" w14:textId="01CD2B6B" w:rsidR="00665689" w:rsidRDefault="00665689">
      <w:pPr>
        <w:rPr>
          <w:b/>
          <w:bCs/>
          <w:color w:val="000000" w:themeColor="text1"/>
          <w:sz w:val="32"/>
          <w:szCs w:val="32"/>
        </w:rPr>
      </w:pPr>
      <w:r w:rsidRPr="00E91C65">
        <w:rPr>
          <w:b/>
          <w:bCs/>
          <w:color w:val="EE0000"/>
          <w:sz w:val="36"/>
          <w:szCs w:val="36"/>
        </w:rPr>
        <w:t>Non-Semantic Tags</w:t>
      </w:r>
      <w:r w:rsidR="00E91C65" w:rsidRPr="00E91C65">
        <w:rPr>
          <w:b/>
          <w:bCs/>
          <w:color w:val="EE0000"/>
          <w:sz w:val="40"/>
          <w:szCs w:val="40"/>
        </w:rPr>
        <w:t>:</w:t>
      </w:r>
      <w:r w:rsidR="00943420">
        <w:rPr>
          <w:b/>
          <w:bCs/>
          <w:color w:val="000000" w:themeColor="text1"/>
          <w:sz w:val="32"/>
          <w:szCs w:val="32"/>
        </w:rPr>
        <w:t xml:space="preserve"> Generic: No speci</w:t>
      </w:r>
      <w:r w:rsidR="00F50B08">
        <w:rPr>
          <w:b/>
          <w:bCs/>
          <w:color w:val="000000" w:themeColor="text1"/>
          <w:sz w:val="32"/>
          <w:szCs w:val="32"/>
        </w:rPr>
        <w:t>fic meaning.</w:t>
      </w:r>
    </w:p>
    <w:p w14:paraId="2FD25C4F" w14:textId="7DBFE4FB" w:rsidR="00F50B08" w:rsidRDefault="00F50B0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For Styling: Using for layout.</w:t>
      </w:r>
    </w:p>
    <w:p w14:paraId="04D5DD2E" w14:textId="1900DD11" w:rsidR="00F50B08" w:rsidRDefault="00430B8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No SEO: Not SEO-friendly.</w:t>
      </w:r>
    </w:p>
    <w:p w14:paraId="5C9DCC4B" w14:textId="76E535CC" w:rsidR="00430B8C" w:rsidRDefault="00430B8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Example</w:t>
      </w:r>
      <w:r w:rsidR="00567724">
        <w:rPr>
          <w:b/>
          <w:bCs/>
          <w:color w:val="000000" w:themeColor="text1"/>
          <w:sz w:val="32"/>
          <w:szCs w:val="32"/>
        </w:rPr>
        <w:t>s: &lt;div&gt;,</w:t>
      </w:r>
      <w:r w:rsidR="00991820">
        <w:rPr>
          <w:b/>
          <w:bCs/>
          <w:color w:val="000000" w:themeColor="text1"/>
          <w:sz w:val="32"/>
          <w:szCs w:val="32"/>
        </w:rPr>
        <w:t xml:space="preserve"> </w:t>
      </w:r>
      <w:r w:rsidR="00567724">
        <w:rPr>
          <w:b/>
          <w:bCs/>
          <w:color w:val="000000" w:themeColor="text1"/>
          <w:sz w:val="32"/>
          <w:szCs w:val="32"/>
        </w:rPr>
        <w:t>&lt;i&gt;,</w:t>
      </w:r>
      <w:r w:rsidR="00991820">
        <w:rPr>
          <w:b/>
          <w:bCs/>
          <w:color w:val="000000" w:themeColor="text1"/>
          <w:sz w:val="32"/>
          <w:szCs w:val="32"/>
        </w:rPr>
        <w:t xml:space="preserve"> </w:t>
      </w:r>
      <w:r w:rsidR="00567724">
        <w:rPr>
          <w:b/>
          <w:bCs/>
          <w:color w:val="000000" w:themeColor="text1"/>
          <w:sz w:val="32"/>
          <w:szCs w:val="32"/>
        </w:rPr>
        <w:t>&lt;b&gt;,</w:t>
      </w:r>
      <w:r w:rsidR="00991820">
        <w:rPr>
          <w:b/>
          <w:bCs/>
          <w:color w:val="000000" w:themeColor="text1"/>
          <w:sz w:val="32"/>
          <w:szCs w:val="32"/>
        </w:rPr>
        <w:t xml:space="preserve"> </w:t>
      </w:r>
      <w:r w:rsidR="00990686">
        <w:rPr>
          <w:b/>
          <w:bCs/>
          <w:color w:val="000000" w:themeColor="text1"/>
          <w:sz w:val="32"/>
          <w:szCs w:val="32"/>
        </w:rPr>
        <w:t>&lt;span&gt;</w:t>
      </w:r>
    </w:p>
    <w:p w14:paraId="22CA9055" w14:textId="2365A7B8" w:rsidR="00AC6FCB" w:rsidRPr="00FF4EB1" w:rsidRDefault="00BC4FF7">
      <w:pPr>
        <w:rPr>
          <w:b/>
          <w:bCs/>
          <w:color w:val="000000" w:themeColor="text1"/>
          <w:sz w:val="32"/>
          <w:szCs w:val="32"/>
        </w:rPr>
      </w:pPr>
      <w:r w:rsidRPr="00BC4FF7">
        <w:rPr>
          <w:b/>
          <w:bCs/>
          <w:color w:val="EE0000"/>
          <w:sz w:val="44"/>
          <w:szCs w:val="44"/>
        </w:rPr>
        <w:t xml:space="preserve">                                     Body Tags</w:t>
      </w:r>
    </w:p>
    <w:p w14:paraId="7D23AE12" w14:textId="07CD94DC" w:rsidR="008467D9" w:rsidRDefault="00FF4EB1">
      <w:pPr>
        <w:rPr>
          <w:b/>
          <w:bCs/>
          <w:color w:val="000000" w:themeColor="text1"/>
          <w:sz w:val="32"/>
          <w:szCs w:val="32"/>
        </w:rPr>
      </w:pPr>
      <w:r w:rsidRPr="00FF4EB1">
        <w:rPr>
          <w:b/>
          <w:bCs/>
          <w:color w:val="000000" w:themeColor="text1"/>
          <w:sz w:val="32"/>
          <w:szCs w:val="32"/>
        </w:rPr>
        <w:t>H</w:t>
      </w:r>
      <w:r>
        <w:rPr>
          <w:b/>
          <w:bCs/>
          <w:color w:val="000000" w:themeColor="text1"/>
          <w:sz w:val="32"/>
          <w:szCs w:val="32"/>
        </w:rPr>
        <w:t>eadings: &lt;h1&gt; to &lt;h6&gt;</w:t>
      </w:r>
    </w:p>
    <w:p w14:paraId="143B53CF" w14:textId="3170EFE5" w:rsidR="00FF4EB1" w:rsidRDefault="001E1D9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Paragraph: &lt;p&gt;</w:t>
      </w:r>
    </w:p>
    <w:p w14:paraId="7E77CD29" w14:textId="42A16D5C" w:rsidR="001E1D94" w:rsidRDefault="001E1D9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Links: &lt;a&gt;</w:t>
      </w:r>
    </w:p>
    <w:p w14:paraId="3B4CEF92" w14:textId="38BB9F55" w:rsidR="001E1D94" w:rsidRDefault="00AE443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Image: &lt;img&gt;</w:t>
      </w:r>
    </w:p>
    <w:p w14:paraId="681F739A" w14:textId="5969D151" w:rsidR="00AE4438" w:rsidRDefault="00AE443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List: &lt;ul&gt;, &lt;ol&gt;</w:t>
      </w:r>
      <w:r w:rsidR="00D45F3F">
        <w:rPr>
          <w:b/>
          <w:bCs/>
          <w:color w:val="000000" w:themeColor="text1"/>
          <w:sz w:val="32"/>
          <w:szCs w:val="32"/>
        </w:rPr>
        <w:t>, &lt;li&gt;</w:t>
      </w:r>
    </w:p>
    <w:p w14:paraId="6E14C21A" w14:textId="1935AE4D" w:rsidR="00D45F3F" w:rsidRDefault="00D45F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Division</w:t>
      </w:r>
      <w:r w:rsidR="00E51574">
        <w:rPr>
          <w:b/>
          <w:bCs/>
          <w:color w:val="000000" w:themeColor="text1"/>
          <w:sz w:val="32"/>
          <w:szCs w:val="32"/>
        </w:rPr>
        <w:t>s/containers: &lt;div&gt;, &lt;section</w:t>
      </w:r>
      <w:r w:rsidR="00112469">
        <w:rPr>
          <w:b/>
          <w:bCs/>
          <w:color w:val="000000" w:themeColor="text1"/>
          <w:sz w:val="32"/>
          <w:szCs w:val="32"/>
        </w:rPr>
        <w:t>&gt;</w:t>
      </w:r>
    </w:p>
    <w:p w14:paraId="4EEB6287" w14:textId="717AFF9D" w:rsidR="00112469" w:rsidRDefault="0011246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Forms: &lt;form&gt;, &lt;input&gt;</w:t>
      </w:r>
    </w:p>
    <w:p w14:paraId="0B2EE403" w14:textId="7342F709" w:rsidR="00112469" w:rsidRDefault="0011246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Tables: &lt;table&gt;</w:t>
      </w:r>
    </w:p>
    <w:p w14:paraId="578E9DCA" w14:textId="3F336F28" w:rsidR="00DF1BCD" w:rsidRDefault="00DF1BC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Multimedia: &lt;video&gt;, &lt;audio&gt;</w:t>
      </w:r>
    </w:p>
    <w:p w14:paraId="361BDB90" w14:textId="77777777" w:rsidR="003728FC" w:rsidRDefault="003728FC">
      <w:pPr>
        <w:rPr>
          <w:b/>
          <w:bCs/>
          <w:color w:val="000000" w:themeColor="text1"/>
          <w:sz w:val="32"/>
          <w:szCs w:val="32"/>
        </w:rPr>
      </w:pPr>
    </w:p>
    <w:p w14:paraId="706C68AB" w14:textId="2F166430" w:rsidR="001E3020" w:rsidRDefault="004B554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4"/>
          <w:szCs w:val="44"/>
        </w:rPr>
        <w:t>Header Tag:</w:t>
      </w:r>
      <w:r w:rsidR="00233B6A">
        <w:rPr>
          <w:b/>
          <w:bCs/>
          <w:color w:val="000000" w:themeColor="text1"/>
          <w:sz w:val="32"/>
          <w:szCs w:val="32"/>
        </w:rPr>
        <w:t xml:space="preserve"> Ager hume introductor</w:t>
      </w:r>
      <w:r w:rsidR="00F80C8E">
        <w:rPr>
          <w:b/>
          <w:bCs/>
          <w:color w:val="000000" w:themeColor="text1"/>
          <w:sz w:val="32"/>
          <w:szCs w:val="32"/>
        </w:rPr>
        <w:t>y content  or navi</w:t>
      </w:r>
      <w:r w:rsidR="004242D8">
        <w:rPr>
          <w:b/>
          <w:bCs/>
          <w:color w:val="000000" w:themeColor="text1"/>
          <w:sz w:val="32"/>
          <w:szCs w:val="32"/>
        </w:rPr>
        <w:t xml:space="preserve">gation links dikhana hota hai </w:t>
      </w:r>
      <w:r w:rsidR="001E3020">
        <w:rPr>
          <w:b/>
          <w:bCs/>
          <w:color w:val="000000" w:themeColor="text1"/>
          <w:sz w:val="32"/>
          <w:szCs w:val="32"/>
        </w:rPr>
        <w:t>to header ka use karte hai.</w:t>
      </w:r>
    </w:p>
    <w:p w14:paraId="7D538EAF" w14:textId="262744C9" w:rsidR="006F337D" w:rsidRDefault="00F47C7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Sem</w:t>
      </w:r>
      <w:r w:rsidR="00F264F1">
        <w:rPr>
          <w:b/>
          <w:bCs/>
          <w:color w:val="000000" w:themeColor="text1"/>
          <w:sz w:val="32"/>
          <w:szCs w:val="32"/>
        </w:rPr>
        <w:t>a</w:t>
      </w:r>
      <w:r>
        <w:rPr>
          <w:b/>
          <w:bCs/>
          <w:color w:val="000000" w:themeColor="text1"/>
          <w:sz w:val="32"/>
          <w:szCs w:val="32"/>
        </w:rPr>
        <w:t xml:space="preserve">ntic: providing meaning </w:t>
      </w:r>
      <w:r w:rsidR="00F264F1">
        <w:rPr>
          <w:b/>
          <w:bCs/>
          <w:color w:val="000000" w:themeColor="text1"/>
          <w:sz w:val="32"/>
          <w:szCs w:val="32"/>
        </w:rPr>
        <w:t>to the enclosed content.</w:t>
      </w:r>
    </w:p>
    <w:p w14:paraId="701B8FC5" w14:textId="3BEFE5EA" w:rsidR="00A37A43" w:rsidRDefault="00A37A4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Location: </w:t>
      </w:r>
      <w:r w:rsidR="00FE4739">
        <w:rPr>
          <w:b/>
          <w:bCs/>
          <w:color w:val="000000" w:themeColor="text1"/>
          <w:sz w:val="32"/>
          <w:szCs w:val="32"/>
        </w:rPr>
        <w:t>T</w:t>
      </w:r>
      <w:r w:rsidR="00B01075">
        <w:rPr>
          <w:b/>
          <w:bCs/>
          <w:color w:val="000000" w:themeColor="text1"/>
          <w:sz w:val="32"/>
          <w:szCs w:val="32"/>
        </w:rPr>
        <w:t>op of webpage</w:t>
      </w:r>
      <w:r w:rsidR="00B87FDD">
        <w:rPr>
          <w:b/>
          <w:bCs/>
          <w:color w:val="000000" w:themeColor="text1"/>
          <w:sz w:val="32"/>
          <w:szCs w:val="32"/>
        </w:rPr>
        <w:t>.</w:t>
      </w:r>
      <w:r w:rsidR="008A7F20">
        <w:rPr>
          <w:b/>
          <w:bCs/>
          <w:color w:val="000000" w:themeColor="text1"/>
          <w:sz w:val="32"/>
          <w:szCs w:val="32"/>
        </w:rPr>
        <w:t xml:space="preserve"> &lt;article&gt; or &lt;section&gt; ke andar bhi ho</w:t>
      </w:r>
      <w:r w:rsidR="00BE3D1E">
        <w:rPr>
          <w:b/>
          <w:bCs/>
          <w:color w:val="000000" w:themeColor="text1"/>
          <w:sz w:val="32"/>
          <w:szCs w:val="32"/>
        </w:rPr>
        <w:t xml:space="preserve"> sakta hai.</w:t>
      </w:r>
    </w:p>
    <w:p w14:paraId="4A8175C8" w14:textId="77777777" w:rsidR="003728FC" w:rsidRDefault="003728FC">
      <w:pPr>
        <w:rPr>
          <w:b/>
          <w:bCs/>
          <w:color w:val="000000" w:themeColor="text1"/>
          <w:sz w:val="32"/>
          <w:szCs w:val="32"/>
        </w:rPr>
      </w:pPr>
    </w:p>
    <w:p w14:paraId="1B61AC2D" w14:textId="0E8B53FA" w:rsidR="00BE3D1E" w:rsidRDefault="00742023">
      <w:pPr>
        <w:rPr>
          <w:b/>
          <w:bCs/>
          <w:color w:val="000000" w:themeColor="text1"/>
          <w:sz w:val="32"/>
          <w:szCs w:val="32"/>
        </w:rPr>
      </w:pPr>
      <w:r w:rsidRPr="00742023">
        <w:rPr>
          <w:b/>
          <w:bCs/>
          <w:color w:val="000000" w:themeColor="text1"/>
          <w:sz w:val="44"/>
          <w:szCs w:val="44"/>
        </w:rPr>
        <w:t>Main Tag</w:t>
      </w:r>
      <w:r w:rsidR="001A014E">
        <w:rPr>
          <w:b/>
          <w:bCs/>
          <w:color w:val="000000" w:themeColor="text1"/>
          <w:sz w:val="44"/>
          <w:szCs w:val="44"/>
        </w:rPr>
        <w:t>:</w:t>
      </w:r>
      <w:r w:rsidR="001A014E">
        <w:rPr>
          <w:b/>
          <w:bCs/>
          <w:color w:val="000000" w:themeColor="text1"/>
          <w:sz w:val="32"/>
          <w:szCs w:val="32"/>
        </w:rPr>
        <w:t xml:space="preserve"> Enclosed the primary content of a webpage</w:t>
      </w:r>
      <w:r w:rsidR="00616911">
        <w:rPr>
          <w:b/>
          <w:bCs/>
          <w:color w:val="000000" w:themeColor="text1"/>
          <w:sz w:val="32"/>
          <w:szCs w:val="32"/>
        </w:rPr>
        <w:t>.</w:t>
      </w:r>
    </w:p>
    <w:p w14:paraId="22A608E1" w14:textId="4BE5ABE4" w:rsidR="00616911" w:rsidRDefault="0061691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Adds meaning, including the main content area.</w:t>
      </w:r>
    </w:p>
    <w:p w14:paraId="332E343B" w14:textId="690B9EFC" w:rsidR="00616911" w:rsidRDefault="00A8070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Should appear only once per page.</w:t>
      </w:r>
    </w:p>
    <w:p w14:paraId="6EBDAE8A" w14:textId="09CA3616" w:rsidR="00FB45D1" w:rsidRDefault="00FB45D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Helps screen readers identity key content.</w:t>
      </w:r>
    </w:p>
    <w:p w14:paraId="4045C143" w14:textId="77777777" w:rsidR="003728FC" w:rsidRPr="001A014E" w:rsidRDefault="003728FC">
      <w:pPr>
        <w:rPr>
          <w:b/>
          <w:bCs/>
          <w:color w:val="000000" w:themeColor="text1"/>
          <w:sz w:val="32"/>
          <w:szCs w:val="32"/>
        </w:rPr>
      </w:pPr>
    </w:p>
    <w:p w14:paraId="66EF9F38" w14:textId="55EC182E" w:rsidR="00D25278" w:rsidRDefault="003B3238">
      <w:pPr>
        <w:rPr>
          <w:b/>
          <w:bCs/>
          <w:color w:val="000000" w:themeColor="text1"/>
          <w:sz w:val="32"/>
          <w:szCs w:val="32"/>
        </w:rPr>
      </w:pPr>
      <w:r w:rsidRPr="003B3238">
        <w:rPr>
          <w:b/>
          <w:bCs/>
          <w:color w:val="000000" w:themeColor="text1"/>
          <w:sz w:val="40"/>
          <w:szCs w:val="40"/>
        </w:rPr>
        <w:t>Section Tag:</w:t>
      </w:r>
      <w:r w:rsidR="004B1D7B" w:rsidRPr="00AD6ECC">
        <w:rPr>
          <w:b/>
          <w:bCs/>
          <w:color w:val="000000" w:themeColor="text1"/>
          <w:sz w:val="32"/>
          <w:szCs w:val="32"/>
        </w:rPr>
        <w:t xml:space="preserve"> Groups</w:t>
      </w:r>
      <w:r w:rsidR="00635A8D">
        <w:rPr>
          <w:b/>
          <w:bCs/>
          <w:color w:val="000000" w:themeColor="text1"/>
          <w:sz w:val="32"/>
          <w:szCs w:val="32"/>
        </w:rPr>
        <w:t xml:space="preserve"> related content </w:t>
      </w:r>
      <w:r w:rsidR="009E048D">
        <w:rPr>
          <w:b/>
          <w:bCs/>
          <w:color w:val="000000" w:themeColor="text1"/>
          <w:sz w:val="32"/>
          <w:szCs w:val="32"/>
        </w:rPr>
        <w:t>in a distinct section.</w:t>
      </w:r>
    </w:p>
    <w:p w14:paraId="0F86E3A2" w14:textId="3E1C4229" w:rsidR="009E048D" w:rsidRDefault="009E048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Adds structure and meaning</w:t>
      </w:r>
      <w:r w:rsidR="00180A74">
        <w:rPr>
          <w:b/>
          <w:bCs/>
          <w:color w:val="000000" w:themeColor="text1"/>
          <w:sz w:val="32"/>
          <w:szCs w:val="32"/>
        </w:rPr>
        <w:t>.</w:t>
      </w:r>
    </w:p>
    <w:p w14:paraId="1F76CF73" w14:textId="6CAFEAA7" w:rsidR="00180A74" w:rsidRDefault="00180A7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Often used with a </w:t>
      </w:r>
      <w:r w:rsidR="00331C16">
        <w:rPr>
          <w:b/>
          <w:bCs/>
          <w:color w:val="000000" w:themeColor="text1"/>
          <w:sz w:val="32"/>
          <w:szCs w:val="32"/>
        </w:rPr>
        <w:t>heading &lt;h1&gt; to &lt;h6&gt; to indicate.</w:t>
      </w:r>
    </w:p>
    <w:p w14:paraId="2D9E255A" w14:textId="77777777" w:rsidR="009D320B" w:rsidRDefault="00331C1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Can be nested within </w:t>
      </w:r>
      <w:r w:rsidR="00D0252F">
        <w:rPr>
          <w:b/>
          <w:bCs/>
          <w:color w:val="000000" w:themeColor="text1"/>
          <w:sz w:val="32"/>
          <w:szCs w:val="32"/>
        </w:rPr>
        <w:t>other &lt;section&gt; or &lt;artic</w:t>
      </w:r>
      <w:r w:rsidR="009D320B">
        <w:rPr>
          <w:b/>
          <w:bCs/>
          <w:color w:val="000000" w:themeColor="text1"/>
          <w:sz w:val="32"/>
          <w:szCs w:val="32"/>
        </w:rPr>
        <w:t xml:space="preserve"> </w:t>
      </w:r>
    </w:p>
    <w:p w14:paraId="05C8346D" w14:textId="77777777" w:rsidR="009D320B" w:rsidRDefault="009D320B">
      <w:pPr>
        <w:rPr>
          <w:b/>
          <w:bCs/>
          <w:color w:val="000000" w:themeColor="text1"/>
          <w:sz w:val="32"/>
          <w:szCs w:val="32"/>
        </w:rPr>
      </w:pPr>
    </w:p>
    <w:p w14:paraId="03004B4B" w14:textId="1CB360E0" w:rsidR="00167172" w:rsidRDefault="00EE3F6B">
      <w:pPr>
        <w:rPr>
          <w:b/>
          <w:bCs/>
          <w:color w:val="000000" w:themeColor="text1"/>
          <w:sz w:val="32"/>
          <w:szCs w:val="32"/>
        </w:rPr>
      </w:pPr>
      <w:r w:rsidRPr="00C25053">
        <w:rPr>
          <w:b/>
          <w:bCs/>
          <w:color w:val="000000" w:themeColor="text1"/>
          <w:sz w:val="44"/>
          <w:szCs w:val="44"/>
        </w:rPr>
        <w:lastRenderedPageBreak/>
        <w:t xml:space="preserve"> </w:t>
      </w:r>
      <w:r w:rsidRPr="00C25053">
        <w:rPr>
          <w:b/>
          <w:bCs/>
          <w:color w:val="EE0000"/>
          <w:sz w:val="48"/>
          <w:szCs w:val="48"/>
        </w:rPr>
        <w:t xml:space="preserve">Article </w:t>
      </w:r>
      <w:r>
        <w:rPr>
          <w:b/>
          <w:bCs/>
          <w:color w:val="EE0000"/>
          <w:sz w:val="48"/>
          <w:szCs w:val="48"/>
        </w:rPr>
        <w:t>Tag</w:t>
      </w:r>
      <w:r w:rsidR="009D320B">
        <w:rPr>
          <w:b/>
          <w:bCs/>
          <w:color w:val="EE0000"/>
          <w:sz w:val="48"/>
          <w:szCs w:val="48"/>
        </w:rPr>
        <w:t>:</w:t>
      </w:r>
      <w:r w:rsidR="00D27B76">
        <w:rPr>
          <w:b/>
          <w:bCs/>
          <w:color w:val="000000" w:themeColor="text1"/>
          <w:sz w:val="32"/>
          <w:szCs w:val="32"/>
        </w:rPr>
        <w:t>&lt;article&gt; Tag HTML ka s</w:t>
      </w:r>
      <w:r w:rsidR="00D81802">
        <w:rPr>
          <w:b/>
          <w:bCs/>
          <w:color w:val="000000" w:themeColor="text1"/>
          <w:sz w:val="32"/>
          <w:szCs w:val="32"/>
        </w:rPr>
        <w:t>emantic tag hai jo kisis independent content ko represent karta hai.</w:t>
      </w:r>
    </w:p>
    <w:p w14:paraId="6FCD70BC" w14:textId="6307092E" w:rsidR="00470851" w:rsidRDefault="0047085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Iska use blog, post, </w:t>
      </w:r>
      <w:r w:rsidR="005F7355">
        <w:rPr>
          <w:b/>
          <w:bCs/>
          <w:color w:val="000000" w:themeColor="text1"/>
          <w:sz w:val="32"/>
          <w:szCs w:val="32"/>
        </w:rPr>
        <w:t>new article, forum post, ya kisi aise content ke liye hota hai</w:t>
      </w:r>
      <w:r w:rsidR="00D4355D">
        <w:rPr>
          <w:b/>
          <w:bCs/>
          <w:color w:val="000000" w:themeColor="text1"/>
          <w:sz w:val="32"/>
          <w:szCs w:val="32"/>
        </w:rPr>
        <w:t xml:space="preserve"> jo alag se bhi samajh aa sake</w:t>
      </w:r>
      <w:r w:rsidR="00422ED8">
        <w:rPr>
          <w:b/>
          <w:bCs/>
          <w:color w:val="000000" w:themeColor="text1"/>
          <w:sz w:val="32"/>
          <w:szCs w:val="32"/>
        </w:rPr>
        <w:t>.</w:t>
      </w:r>
    </w:p>
    <w:p w14:paraId="069CF5DC" w14:textId="77777777" w:rsidR="00E452C2" w:rsidRDefault="00E452C2">
      <w:pPr>
        <w:rPr>
          <w:b/>
          <w:bCs/>
          <w:color w:val="000000" w:themeColor="text1"/>
          <w:sz w:val="32"/>
          <w:szCs w:val="32"/>
        </w:rPr>
      </w:pPr>
    </w:p>
    <w:p w14:paraId="0B170E18" w14:textId="24C39270" w:rsidR="00422ED8" w:rsidRDefault="00422ED8">
      <w:pPr>
        <w:rPr>
          <w:b/>
          <w:bCs/>
          <w:color w:val="000000" w:themeColor="text1"/>
          <w:sz w:val="32"/>
          <w:szCs w:val="32"/>
        </w:rPr>
      </w:pPr>
      <w:r w:rsidRPr="006550FB">
        <w:rPr>
          <w:b/>
          <w:bCs/>
          <w:color w:val="0070C0"/>
          <w:sz w:val="44"/>
          <w:szCs w:val="44"/>
        </w:rPr>
        <w:t>Aside Tag:</w:t>
      </w:r>
      <w:r w:rsidR="006550FB">
        <w:rPr>
          <w:b/>
          <w:bCs/>
          <w:color w:val="0070C0"/>
          <w:sz w:val="44"/>
          <w:szCs w:val="44"/>
        </w:rPr>
        <w:t xml:space="preserve"> </w:t>
      </w:r>
      <w:r w:rsidR="006550FB" w:rsidRPr="006550FB">
        <w:rPr>
          <w:b/>
          <w:bCs/>
          <w:color w:val="000000" w:themeColor="text1"/>
          <w:sz w:val="32"/>
          <w:szCs w:val="32"/>
        </w:rPr>
        <w:t>Asi</w:t>
      </w:r>
      <w:r w:rsidR="006550FB">
        <w:rPr>
          <w:b/>
          <w:bCs/>
          <w:color w:val="000000" w:themeColor="text1"/>
          <w:sz w:val="32"/>
          <w:szCs w:val="32"/>
        </w:rPr>
        <w:t>de tag ka matlab</w:t>
      </w:r>
      <w:r w:rsidR="00A86E51">
        <w:rPr>
          <w:b/>
          <w:bCs/>
          <w:color w:val="000000" w:themeColor="text1"/>
          <w:sz w:val="32"/>
          <w:szCs w:val="32"/>
        </w:rPr>
        <w:t xml:space="preserve"> asa content jo hum likhte hai but </w:t>
      </w:r>
      <w:r w:rsidR="00946D74">
        <w:rPr>
          <w:b/>
          <w:bCs/>
          <w:color w:val="000000" w:themeColor="text1"/>
          <w:sz w:val="32"/>
          <w:szCs w:val="32"/>
        </w:rPr>
        <w:t>vo page se directly content nhi hota hai</w:t>
      </w:r>
      <w:r w:rsidR="008A7808">
        <w:rPr>
          <w:b/>
          <w:bCs/>
          <w:color w:val="000000" w:themeColor="text1"/>
          <w:sz w:val="32"/>
          <w:szCs w:val="32"/>
        </w:rPr>
        <w:t>.</w:t>
      </w:r>
    </w:p>
    <w:p w14:paraId="218E3B92" w14:textId="77777777" w:rsidR="00E452C2" w:rsidRDefault="00E452C2">
      <w:pPr>
        <w:rPr>
          <w:b/>
          <w:bCs/>
          <w:color w:val="000000" w:themeColor="text1"/>
          <w:sz w:val="32"/>
          <w:szCs w:val="32"/>
        </w:rPr>
      </w:pPr>
    </w:p>
    <w:p w14:paraId="493616CE" w14:textId="552B5F03" w:rsidR="00A962F0" w:rsidRDefault="006032F0">
      <w:pPr>
        <w:rPr>
          <w:b/>
          <w:bCs/>
          <w:color w:val="000000" w:themeColor="text1"/>
          <w:sz w:val="32"/>
          <w:szCs w:val="32"/>
        </w:rPr>
      </w:pPr>
      <w:r w:rsidRPr="006032F0">
        <w:rPr>
          <w:b/>
          <w:bCs/>
          <w:color w:val="00B0F0"/>
          <w:sz w:val="44"/>
          <w:szCs w:val="44"/>
        </w:rPr>
        <w:t>Footer Tag:</w:t>
      </w:r>
      <w:r w:rsidR="00B63D19">
        <w:rPr>
          <w:b/>
          <w:bCs/>
          <w:color w:val="00B0F0"/>
          <w:sz w:val="44"/>
          <w:szCs w:val="44"/>
        </w:rPr>
        <w:t xml:space="preserve"> </w:t>
      </w:r>
      <w:r w:rsidR="00B63D19" w:rsidRPr="00B63D19">
        <w:rPr>
          <w:b/>
          <w:bCs/>
          <w:color w:val="000000" w:themeColor="text1"/>
          <w:sz w:val="32"/>
          <w:szCs w:val="32"/>
        </w:rPr>
        <w:t>F</w:t>
      </w:r>
      <w:r w:rsidR="00F32C91">
        <w:rPr>
          <w:b/>
          <w:bCs/>
          <w:color w:val="000000" w:themeColor="text1"/>
          <w:sz w:val="32"/>
          <w:szCs w:val="32"/>
        </w:rPr>
        <w:t xml:space="preserve">or footer content like extra </w:t>
      </w:r>
      <w:r w:rsidR="00A962F0">
        <w:rPr>
          <w:b/>
          <w:bCs/>
          <w:color w:val="000000" w:themeColor="text1"/>
          <w:sz w:val="32"/>
          <w:szCs w:val="32"/>
        </w:rPr>
        <w:t>info or links.</w:t>
      </w:r>
    </w:p>
    <w:p w14:paraId="2FAE35EA" w14:textId="7479B149" w:rsidR="00A962F0" w:rsidRDefault="00A962F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Provides meaning to </w:t>
      </w:r>
      <w:r w:rsidR="00CD338A">
        <w:rPr>
          <w:b/>
          <w:bCs/>
          <w:color w:val="000000" w:themeColor="text1"/>
          <w:sz w:val="32"/>
          <w:szCs w:val="32"/>
        </w:rPr>
        <w:t>enclosed content.</w:t>
      </w:r>
    </w:p>
    <w:p w14:paraId="3AA4DFCE" w14:textId="30AC907A" w:rsidR="00402D3E" w:rsidRDefault="00B73E9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Typically at the bottom of pages or sections</w:t>
      </w:r>
      <w:r w:rsidR="00485FF6">
        <w:rPr>
          <w:b/>
          <w:bCs/>
          <w:color w:val="000000" w:themeColor="text1"/>
          <w:sz w:val="32"/>
          <w:szCs w:val="32"/>
        </w:rPr>
        <w:t>.</w:t>
      </w:r>
    </w:p>
    <w:p w14:paraId="20445733" w14:textId="188BB5CC" w:rsidR="00485FF6" w:rsidRDefault="009428B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Includes copyrights, conta</w:t>
      </w:r>
      <w:r w:rsidR="00E452C2">
        <w:rPr>
          <w:b/>
          <w:bCs/>
          <w:color w:val="000000" w:themeColor="text1"/>
          <w:sz w:val="32"/>
          <w:szCs w:val="32"/>
        </w:rPr>
        <w:t>c</w:t>
      </w:r>
      <w:r>
        <w:rPr>
          <w:b/>
          <w:bCs/>
          <w:color w:val="000000" w:themeColor="text1"/>
          <w:sz w:val="32"/>
          <w:szCs w:val="32"/>
        </w:rPr>
        <w:t>t info</w:t>
      </w:r>
      <w:r w:rsidR="00E452C2">
        <w:rPr>
          <w:b/>
          <w:bCs/>
          <w:color w:val="000000" w:themeColor="text1"/>
          <w:sz w:val="32"/>
          <w:szCs w:val="32"/>
        </w:rPr>
        <w:t>, and social links.</w:t>
      </w:r>
    </w:p>
    <w:p w14:paraId="7A5C142C" w14:textId="340D3E84" w:rsidR="00E452C2" w:rsidRDefault="00E452C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</w:t>
      </w:r>
    </w:p>
    <w:p w14:paraId="31741252" w14:textId="37E7A6F5" w:rsidR="00E452C2" w:rsidRDefault="00E452C2">
      <w:pPr>
        <w:rPr>
          <w:b/>
          <w:bCs/>
          <w:color w:val="EE0000"/>
          <w:sz w:val="48"/>
          <w:szCs w:val="48"/>
        </w:rPr>
      </w:pPr>
      <w:r w:rsidRPr="007434A6">
        <w:rPr>
          <w:b/>
          <w:bCs/>
          <w:color w:val="000000" w:themeColor="text1"/>
          <w:sz w:val="48"/>
          <w:szCs w:val="48"/>
        </w:rPr>
        <w:t xml:space="preserve">                </w:t>
      </w:r>
      <w:r w:rsidR="00815F09">
        <w:rPr>
          <w:b/>
          <w:bCs/>
          <w:color w:val="000000" w:themeColor="text1"/>
          <w:sz w:val="48"/>
          <w:szCs w:val="48"/>
        </w:rPr>
        <w:t xml:space="preserve">       </w:t>
      </w:r>
      <w:r w:rsidRPr="007434A6">
        <w:rPr>
          <w:b/>
          <w:bCs/>
          <w:color w:val="000000" w:themeColor="text1"/>
          <w:sz w:val="48"/>
          <w:szCs w:val="48"/>
        </w:rPr>
        <w:t xml:space="preserve"> </w:t>
      </w:r>
      <w:r w:rsidR="007434A6" w:rsidRPr="007434A6">
        <w:rPr>
          <w:b/>
          <w:bCs/>
          <w:color w:val="EE0000"/>
          <w:sz w:val="48"/>
          <w:szCs w:val="48"/>
        </w:rPr>
        <w:t>Folder Structure</w:t>
      </w:r>
    </w:p>
    <w:p w14:paraId="756323A2" w14:textId="1FEEDF91" w:rsidR="001E3CF5" w:rsidRDefault="001E3CF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4"/>
          <w:szCs w:val="44"/>
        </w:rPr>
        <w:t>Root Directory:</w:t>
      </w:r>
      <w:r w:rsidR="006D74F4">
        <w:rPr>
          <w:b/>
          <w:bCs/>
          <w:color w:val="000000" w:themeColor="text1"/>
          <w:sz w:val="32"/>
          <w:szCs w:val="32"/>
        </w:rPr>
        <w:t xml:space="preserve"> Main folder containing all website</w:t>
      </w:r>
      <w:r w:rsidR="002B05F7">
        <w:rPr>
          <w:b/>
          <w:bCs/>
          <w:color w:val="000000" w:themeColor="text1"/>
          <w:sz w:val="32"/>
          <w:szCs w:val="32"/>
        </w:rPr>
        <w:t xml:space="preserve"> files.</w:t>
      </w:r>
    </w:p>
    <w:p w14:paraId="23D7414C" w14:textId="73E7D7A4" w:rsidR="00F06684" w:rsidRPr="00D46E94" w:rsidRDefault="00F06684">
      <w:pPr>
        <w:rPr>
          <w:b/>
          <w:bCs/>
          <w:color w:val="000000" w:themeColor="text1"/>
          <w:sz w:val="40"/>
          <w:szCs w:val="40"/>
        </w:rPr>
      </w:pPr>
      <w:r w:rsidRPr="00A86371">
        <w:rPr>
          <w:b/>
          <w:bCs/>
          <w:color w:val="000000" w:themeColor="text1"/>
          <w:sz w:val="40"/>
          <w:szCs w:val="40"/>
        </w:rPr>
        <w:t>HTML Files</w:t>
      </w:r>
      <w:r w:rsidR="00A86371" w:rsidRPr="00A86371">
        <w:rPr>
          <w:b/>
          <w:bCs/>
          <w:color w:val="000000" w:themeColor="text1"/>
          <w:sz w:val="40"/>
          <w:szCs w:val="40"/>
        </w:rPr>
        <w:t>:</w:t>
      </w:r>
      <w:r w:rsidR="00A86371">
        <w:rPr>
          <w:b/>
          <w:bCs/>
          <w:color w:val="000000" w:themeColor="text1"/>
          <w:sz w:val="40"/>
          <w:szCs w:val="40"/>
        </w:rPr>
        <w:t xml:space="preserve"> </w:t>
      </w:r>
      <w:r w:rsidR="00A86371">
        <w:rPr>
          <w:b/>
          <w:bCs/>
          <w:color w:val="000000" w:themeColor="text1"/>
          <w:sz w:val="32"/>
          <w:szCs w:val="32"/>
        </w:rPr>
        <w:t>Stores main .html</w:t>
      </w:r>
      <w:r w:rsidR="002B560F">
        <w:rPr>
          <w:b/>
          <w:bCs/>
          <w:color w:val="000000" w:themeColor="text1"/>
          <w:sz w:val="32"/>
          <w:szCs w:val="32"/>
        </w:rPr>
        <w:t xml:space="preserve"> files at the </w:t>
      </w:r>
      <w:r w:rsidR="00654443">
        <w:rPr>
          <w:b/>
          <w:bCs/>
          <w:color w:val="000000" w:themeColor="text1"/>
          <w:sz w:val="32"/>
          <w:szCs w:val="32"/>
        </w:rPr>
        <w:t xml:space="preserve">root </w:t>
      </w:r>
      <w:r w:rsidR="00982009">
        <w:rPr>
          <w:b/>
          <w:bCs/>
          <w:color w:val="000000" w:themeColor="text1"/>
          <w:sz w:val="32"/>
          <w:szCs w:val="32"/>
        </w:rPr>
        <w:t>level for easy access</w:t>
      </w:r>
      <w:r w:rsidR="00D46E94">
        <w:rPr>
          <w:b/>
          <w:bCs/>
          <w:color w:val="000000" w:themeColor="text1"/>
          <w:sz w:val="32"/>
          <w:szCs w:val="32"/>
        </w:rPr>
        <w:t>.</w:t>
      </w:r>
    </w:p>
    <w:p w14:paraId="1D7D5664" w14:textId="69E9F028" w:rsidR="00D46E94" w:rsidRDefault="00D46E94">
      <w:pPr>
        <w:rPr>
          <w:b/>
          <w:bCs/>
          <w:color w:val="000000" w:themeColor="text1"/>
          <w:sz w:val="32"/>
          <w:szCs w:val="32"/>
        </w:rPr>
      </w:pPr>
      <w:r w:rsidRPr="00D46E94">
        <w:rPr>
          <w:b/>
          <w:bCs/>
          <w:color w:val="000000" w:themeColor="text1"/>
          <w:sz w:val="40"/>
          <w:szCs w:val="40"/>
        </w:rPr>
        <w:t>CSS Folder</w:t>
      </w:r>
      <w:r>
        <w:rPr>
          <w:b/>
          <w:bCs/>
          <w:color w:val="000000" w:themeColor="text1"/>
          <w:sz w:val="40"/>
          <w:szCs w:val="40"/>
        </w:rPr>
        <w:t xml:space="preserve">: </w:t>
      </w:r>
      <w:r w:rsidR="000C6923">
        <w:rPr>
          <w:b/>
          <w:bCs/>
          <w:color w:val="000000" w:themeColor="text1"/>
          <w:sz w:val="32"/>
          <w:szCs w:val="32"/>
        </w:rPr>
        <w:t xml:space="preserve">Create a CSS/Folder for all </w:t>
      </w:r>
      <w:r w:rsidR="002254F9">
        <w:rPr>
          <w:b/>
          <w:bCs/>
          <w:color w:val="000000" w:themeColor="text1"/>
          <w:sz w:val="32"/>
          <w:szCs w:val="32"/>
        </w:rPr>
        <w:t>Cascading S</w:t>
      </w:r>
      <w:r w:rsidR="00C668E5">
        <w:rPr>
          <w:b/>
          <w:bCs/>
          <w:color w:val="000000" w:themeColor="text1"/>
          <w:sz w:val="32"/>
          <w:szCs w:val="32"/>
        </w:rPr>
        <w:t>tyle sheets.</w:t>
      </w:r>
    </w:p>
    <w:p w14:paraId="0EDE2140" w14:textId="6D02BD0A" w:rsidR="00597A3B" w:rsidRDefault="002976C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4"/>
          <w:szCs w:val="44"/>
        </w:rPr>
        <w:t xml:space="preserve">JS Folder: </w:t>
      </w:r>
      <w:r w:rsidR="005C6A97">
        <w:rPr>
          <w:b/>
          <w:bCs/>
          <w:color w:val="000000" w:themeColor="text1"/>
          <w:sz w:val="32"/>
          <w:szCs w:val="32"/>
        </w:rPr>
        <w:t>Use a scripts/</w:t>
      </w:r>
      <w:r w:rsidR="00F72E62">
        <w:rPr>
          <w:b/>
          <w:bCs/>
          <w:color w:val="000000" w:themeColor="text1"/>
          <w:sz w:val="32"/>
          <w:szCs w:val="32"/>
        </w:rPr>
        <w:t>folder</w:t>
      </w:r>
      <w:r w:rsidR="007704F1">
        <w:rPr>
          <w:b/>
          <w:bCs/>
          <w:color w:val="000000" w:themeColor="text1"/>
          <w:sz w:val="32"/>
          <w:szCs w:val="32"/>
        </w:rPr>
        <w:t xml:space="preserve"> for </w:t>
      </w:r>
      <w:r w:rsidR="00004017">
        <w:rPr>
          <w:b/>
          <w:bCs/>
          <w:color w:val="000000" w:themeColor="text1"/>
          <w:sz w:val="32"/>
          <w:szCs w:val="32"/>
        </w:rPr>
        <w:t>all Cascading Style Sheets.</w:t>
      </w:r>
    </w:p>
    <w:p w14:paraId="314321CF" w14:textId="156739FC" w:rsidR="00004017" w:rsidRDefault="0041187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4"/>
          <w:szCs w:val="44"/>
        </w:rPr>
        <w:lastRenderedPageBreak/>
        <w:t>Images Folder</w:t>
      </w:r>
      <w:r w:rsidR="00F053F9">
        <w:rPr>
          <w:b/>
          <w:bCs/>
          <w:color w:val="000000" w:themeColor="text1"/>
          <w:sz w:val="44"/>
          <w:szCs w:val="44"/>
        </w:rPr>
        <w:t>:</w:t>
      </w:r>
      <w:r w:rsidR="00E72227">
        <w:rPr>
          <w:b/>
          <w:bCs/>
          <w:color w:val="000000" w:themeColor="text1"/>
          <w:sz w:val="44"/>
          <w:szCs w:val="44"/>
        </w:rPr>
        <w:t xml:space="preserve"> </w:t>
      </w:r>
      <w:r w:rsidR="00F053F9">
        <w:rPr>
          <w:b/>
          <w:bCs/>
          <w:color w:val="000000" w:themeColor="text1"/>
          <w:sz w:val="32"/>
          <w:szCs w:val="32"/>
        </w:rPr>
        <w:t>Store</w:t>
      </w:r>
      <w:r w:rsidR="00E72227">
        <w:rPr>
          <w:b/>
          <w:bCs/>
          <w:color w:val="000000" w:themeColor="text1"/>
          <w:sz w:val="32"/>
          <w:szCs w:val="32"/>
        </w:rPr>
        <w:t xml:space="preserve"> images</w:t>
      </w:r>
      <w:r w:rsidR="00BB3487">
        <w:rPr>
          <w:b/>
          <w:bCs/>
          <w:color w:val="000000" w:themeColor="text1"/>
          <w:sz w:val="32"/>
          <w:szCs w:val="32"/>
        </w:rPr>
        <w:t xml:space="preserve"> in an images</w:t>
      </w:r>
      <w:r w:rsidR="0002072B">
        <w:rPr>
          <w:b/>
          <w:bCs/>
          <w:color w:val="000000" w:themeColor="text1"/>
          <w:sz w:val="32"/>
          <w:szCs w:val="32"/>
        </w:rPr>
        <w:t>/ or images</w:t>
      </w:r>
      <w:r w:rsidR="003F1FB0">
        <w:rPr>
          <w:b/>
          <w:bCs/>
          <w:color w:val="000000" w:themeColor="text1"/>
          <w:sz w:val="32"/>
          <w:szCs w:val="32"/>
        </w:rPr>
        <w:t>/folder.</w:t>
      </w:r>
    </w:p>
    <w:p w14:paraId="055E6626" w14:textId="437C93CB" w:rsidR="003F1FB0" w:rsidRDefault="000017A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4"/>
          <w:szCs w:val="44"/>
        </w:rPr>
        <w:t xml:space="preserve">Assets: </w:t>
      </w:r>
      <w:r>
        <w:rPr>
          <w:b/>
          <w:bCs/>
          <w:color w:val="000000" w:themeColor="text1"/>
          <w:sz w:val="32"/>
          <w:szCs w:val="32"/>
        </w:rPr>
        <w:t>Other asse</w:t>
      </w:r>
      <w:r w:rsidR="00EE43D3">
        <w:rPr>
          <w:b/>
          <w:bCs/>
          <w:color w:val="000000" w:themeColor="text1"/>
          <w:sz w:val="32"/>
          <w:szCs w:val="32"/>
        </w:rPr>
        <w:t>ts like fonts can go in an assets</w:t>
      </w:r>
      <w:r w:rsidR="00DB6FD5">
        <w:rPr>
          <w:b/>
          <w:bCs/>
          <w:color w:val="000000" w:themeColor="text1"/>
          <w:sz w:val="32"/>
          <w:szCs w:val="32"/>
        </w:rPr>
        <w:t>/folder.</w:t>
      </w:r>
    </w:p>
    <w:p w14:paraId="08FCA1D5" w14:textId="120C0C3B" w:rsidR="00DB6FD5" w:rsidRDefault="00DB6FD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4"/>
          <w:szCs w:val="44"/>
        </w:rPr>
        <w:t>Sub-</w:t>
      </w:r>
      <w:r w:rsidR="00DF3A6B">
        <w:rPr>
          <w:b/>
          <w:bCs/>
          <w:color w:val="000000" w:themeColor="text1"/>
          <w:sz w:val="44"/>
          <w:szCs w:val="44"/>
        </w:rPr>
        <w:t>Directories:</w:t>
      </w:r>
      <w:r w:rsidR="00F069F1">
        <w:rPr>
          <w:b/>
          <w:bCs/>
          <w:color w:val="000000" w:themeColor="text1"/>
          <w:sz w:val="44"/>
          <w:szCs w:val="44"/>
        </w:rPr>
        <w:t xml:space="preserve"> </w:t>
      </w:r>
      <w:r w:rsidR="00E74EFE">
        <w:rPr>
          <w:b/>
          <w:bCs/>
          <w:color w:val="000000" w:themeColor="text1"/>
          <w:sz w:val="32"/>
          <w:szCs w:val="32"/>
        </w:rPr>
        <w:t>For</w:t>
      </w:r>
      <w:r w:rsidR="00010788">
        <w:rPr>
          <w:b/>
          <w:bCs/>
          <w:color w:val="000000" w:themeColor="text1"/>
          <w:sz w:val="32"/>
          <w:szCs w:val="32"/>
        </w:rPr>
        <w:t xml:space="preserve"> multi-page websites,</w:t>
      </w:r>
      <w:r w:rsidR="00FB68F4">
        <w:rPr>
          <w:b/>
          <w:bCs/>
          <w:color w:val="000000" w:themeColor="text1"/>
          <w:sz w:val="32"/>
          <w:szCs w:val="32"/>
        </w:rPr>
        <w:t xml:space="preserve"> users folders to categorize content.</w:t>
      </w:r>
    </w:p>
    <w:p w14:paraId="561F8E88" w14:textId="77777777" w:rsidR="006378A9" w:rsidRDefault="0099710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B0F0"/>
          <w:sz w:val="44"/>
          <w:szCs w:val="44"/>
        </w:rPr>
        <w:t>Navigation Tags:</w:t>
      </w:r>
      <w:r w:rsidR="006B7750">
        <w:rPr>
          <w:b/>
          <w:bCs/>
          <w:color w:val="00B0F0"/>
          <w:sz w:val="44"/>
          <w:szCs w:val="44"/>
        </w:rPr>
        <w:t xml:space="preserve"> </w:t>
      </w:r>
      <w:r w:rsidR="006B7750">
        <w:rPr>
          <w:b/>
          <w:bCs/>
          <w:color w:val="000000" w:themeColor="text1"/>
          <w:sz w:val="32"/>
          <w:szCs w:val="32"/>
        </w:rPr>
        <w:t>Enclosed navigation links or me</w:t>
      </w:r>
      <w:r w:rsidR="006378A9">
        <w:rPr>
          <w:b/>
          <w:bCs/>
          <w:color w:val="000000" w:themeColor="text1"/>
          <w:sz w:val="32"/>
          <w:szCs w:val="32"/>
        </w:rPr>
        <w:t>nus.</w:t>
      </w:r>
    </w:p>
    <w:p w14:paraId="63802C1C" w14:textId="77777777" w:rsidR="006066FD" w:rsidRDefault="006378A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Signals</w:t>
      </w:r>
      <w:r w:rsidR="006066FD">
        <w:rPr>
          <w:b/>
          <w:bCs/>
          <w:color w:val="000000" w:themeColor="text1"/>
          <w:sz w:val="32"/>
          <w:szCs w:val="32"/>
        </w:rPr>
        <w:t xml:space="preserve"> that the content is meant for navigation the site.</w:t>
      </w:r>
    </w:p>
    <w:p w14:paraId="46279609" w14:textId="77777777" w:rsidR="009309A8" w:rsidRDefault="006066F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Usually con</w:t>
      </w:r>
      <w:r w:rsidR="009309A8">
        <w:rPr>
          <w:b/>
          <w:bCs/>
          <w:color w:val="000000" w:themeColor="text1"/>
          <w:sz w:val="32"/>
          <w:szCs w:val="32"/>
        </w:rPr>
        <w:t>tains lists &lt;ul&gt;, &lt;ol&gt; of links &lt;a&gt;.</w:t>
      </w:r>
    </w:p>
    <w:p w14:paraId="67326C30" w14:textId="77777777" w:rsidR="00ED4BE8" w:rsidRDefault="009801BE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Aids screen readers in identifying site navigation </w:t>
      </w:r>
      <w:r w:rsidR="00C779BE">
        <w:rPr>
          <w:b/>
          <w:bCs/>
          <w:color w:val="000000" w:themeColor="text1"/>
          <w:sz w:val="32"/>
          <w:szCs w:val="32"/>
        </w:rPr>
        <w:t>.</w:t>
      </w:r>
    </w:p>
    <w:p w14:paraId="14FCAE2D" w14:textId="2C2AAFD6" w:rsidR="00B853B0" w:rsidRDefault="002D33E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B0F0"/>
          <w:sz w:val="44"/>
          <w:szCs w:val="44"/>
        </w:rPr>
        <w:t>Block</w:t>
      </w:r>
      <w:r w:rsidR="00B853B0">
        <w:rPr>
          <w:b/>
          <w:bCs/>
          <w:color w:val="00B0F0"/>
          <w:sz w:val="44"/>
          <w:szCs w:val="44"/>
        </w:rPr>
        <w:t xml:space="preserve"> Element:</w:t>
      </w:r>
    </w:p>
    <w:p w14:paraId="309BAE5B" w14:textId="77777777" w:rsidR="003B133A" w:rsidRDefault="00B853B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>New Line:</w:t>
      </w:r>
      <w:r>
        <w:rPr>
          <w:b/>
          <w:bCs/>
          <w:color w:val="000000" w:themeColor="text1"/>
          <w:sz w:val="32"/>
          <w:szCs w:val="32"/>
        </w:rPr>
        <w:t xml:space="preserve"> Start on a new line</w:t>
      </w:r>
      <w:r w:rsidR="003B133A">
        <w:rPr>
          <w:b/>
          <w:bCs/>
          <w:color w:val="000000" w:themeColor="text1"/>
          <w:sz w:val="32"/>
          <w:szCs w:val="32"/>
        </w:rPr>
        <w:t>.</w:t>
      </w:r>
    </w:p>
    <w:p w14:paraId="36264F7E" w14:textId="77777777" w:rsidR="003725CB" w:rsidRDefault="003B133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>Full Width:</w:t>
      </w:r>
      <w:r>
        <w:rPr>
          <w:b/>
          <w:bCs/>
          <w:color w:val="000000" w:themeColor="text1"/>
          <w:sz w:val="32"/>
          <w:szCs w:val="32"/>
        </w:rPr>
        <w:t xml:space="preserve"> Take up all horizontal</w:t>
      </w:r>
      <w:r w:rsidR="003725CB">
        <w:rPr>
          <w:b/>
          <w:bCs/>
          <w:color w:val="000000" w:themeColor="text1"/>
          <w:sz w:val="32"/>
          <w:szCs w:val="32"/>
        </w:rPr>
        <w:t xml:space="preserve"> space.</w:t>
      </w:r>
    </w:p>
    <w:p w14:paraId="4DE60A61" w14:textId="77777777" w:rsidR="00574C07" w:rsidRDefault="003725C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 xml:space="preserve">Styling: </w:t>
      </w:r>
      <w:r w:rsidR="00574C07">
        <w:rPr>
          <w:b/>
          <w:bCs/>
          <w:color w:val="000000" w:themeColor="text1"/>
          <w:sz w:val="32"/>
          <w:szCs w:val="32"/>
        </w:rPr>
        <w:t>Can have margins and padding.</w:t>
      </w:r>
    </w:p>
    <w:p w14:paraId="226B8605" w14:textId="77777777" w:rsidR="00574C07" w:rsidRDefault="00574C0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 xml:space="preserve">Size: </w:t>
      </w:r>
      <w:r>
        <w:rPr>
          <w:b/>
          <w:bCs/>
          <w:color w:val="000000" w:themeColor="text1"/>
          <w:sz w:val="32"/>
          <w:szCs w:val="32"/>
        </w:rPr>
        <w:t>Width and height can be set.</w:t>
      </w:r>
    </w:p>
    <w:p w14:paraId="23550377" w14:textId="77777777" w:rsidR="002304A9" w:rsidRDefault="00574C0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>Examples:</w:t>
      </w:r>
      <w:r>
        <w:rPr>
          <w:b/>
          <w:bCs/>
          <w:color w:val="000000" w:themeColor="text1"/>
          <w:sz w:val="32"/>
          <w:szCs w:val="32"/>
        </w:rPr>
        <w:t xml:space="preserve"> &lt;div</w:t>
      </w:r>
      <w:r w:rsidR="00A72A50">
        <w:rPr>
          <w:b/>
          <w:bCs/>
          <w:color w:val="000000" w:themeColor="text1"/>
          <w:sz w:val="32"/>
          <w:szCs w:val="32"/>
        </w:rPr>
        <w:t>&gt;, &lt;p&gt;, &lt;h1&gt;, &lt;ul&gt;, &lt;li&gt;.</w:t>
      </w:r>
    </w:p>
    <w:p w14:paraId="667492A7" w14:textId="49768653" w:rsidR="002304A9" w:rsidRDefault="002304A9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B0F0"/>
          <w:sz w:val="44"/>
          <w:szCs w:val="44"/>
        </w:rPr>
        <w:t>Inline Ele</w:t>
      </w:r>
      <w:r w:rsidR="006C0DFB">
        <w:rPr>
          <w:b/>
          <w:bCs/>
          <w:color w:val="00B0F0"/>
          <w:sz w:val="44"/>
          <w:szCs w:val="44"/>
        </w:rPr>
        <w:t>ments:</w:t>
      </w:r>
    </w:p>
    <w:p w14:paraId="7C839C6E" w14:textId="77777777" w:rsidR="008704F2" w:rsidRDefault="006C0DF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>Flow:</w:t>
      </w:r>
      <w:r w:rsidR="008704F2">
        <w:rPr>
          <w:b/>
          <w:bCs/>
          <w:color w:val="000000" w:themeColor="text1"/>
          <w:sz w:val="40"/>
          <w:szCs w:val="40"/>
        </w:rPr>
        <w:t xml:space="preserve"> </w:t>
      </w:r>
      <w:r w:rsidR="008704F2">
        <w:rPr>
          <w:b/>
          <w:bCs/>
          <w:color w:val="000000" w:themeColor="text1"/>
          <w:sz w:val="32"/>
          <w:szCs w:val="32"/>
        </w:rPr>
        <w:t>Stay in line with text.</w:t>
      </w:r>
    </w:p>
    <w:p w14:paraId="38E032B2" w14:textId="77777777" w:rsidR="006C39DD" w:rsidRDefault="008704F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>Width:</w:t>
      </w:r>
      <w:r w:rsidR="0051304D">
        <w:rPr>
          <w:b/>
          <w:bCs/>
          <w:color w:val="000000" w:themeColor="text1"/>
          <w:sz w:val="40"/>
          <w:szCs w:val="40"/>
        </w:rPr>
        <w:t xml:space="preserve"> </w:t>
      </w:r>
      <w:r w:rsidR="0051304D">
        <w:rPr>
          <w:b/>
          <w:bCs/>
          <w:color w:val="000000" w:themeColor="text1"/>
          <w:sz w:val="32"/>
          <w:szCs w:val="32"/>
        </w:rPr>
        <w:t xml:space="preserve">Just as wide as the </w:t>
      </w:r>
      <w:r w:rsidR="006C39DD">
        <w:rPr>
          <w:b/>
          <w:bCs/>
          <w:color w:val="000000" w:themeColor="text1"/>
          <w:sz w:val="32"/>
          <w:szCs w:val="32"/>
        </w:rPr>
        <w:t>content.</w:t>
      </w:r>
    </w:p>
    <w:p w14:paraId="1F52350D" w14:textId="77777777" w:rsidR="002F52E3" w:rsidRDefault="006C39D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 xml:space="preserve">No Break: </w:t>
      </w:r>
      <w:r>
        <w:rPr>
          <w:b/>
          <w:bCs/>
          <w:color w:val="000000" w:themeColor="text1"/>
          <w:sz w:val="32"/>
          <w:szCs w:val="32"/>
        </w:rPr>
        <w:t xml:space="preserve">No </w:t>
      </w:r>
      <w:r w:rsidR="002F52E3">
        <w:rPr>
          <w:b/>
          <w:bCs/>
          <w:color w:val="000000" w:themeColor="text1"/>
          <w:sz w:val="32"/>
          <w:szCs w:val="32"/>
        </w:rPr>
        <w:t>new line between elements.</w:t>
      </w:r>
    </w:p>
    <w:p w14:paraId="378C5CDA" w14:textId="752F5406" w:rsidR="00CE6B92" w:rsidRPr="007421AC" w:rsidRDefault="002F52E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t xml:space="preserve">Limited </w:t>
      </w:r>
      <w:r w:rsidR="0058244C">
        <w:rPr>
          <w:b/>
          <w:bCs/>
          <w:color w:val="000000" w:themeColor="text1"/>
          <w:sz w:val="40"/>
          <w:szCs w:val="40"/>
        </w:rPr>
        <w:t>Styling:</w:t>
      </w:r>
      <w:r w:rsidR="00AD6E90">
        <w:rPr>
          <w:b/>
          <w:bCs/>
          <w:color w:val="000000" w:themeColor="text1"/>
          <w:sz w:val="40"/>
          <w:szCs w:val="40"/>
        </w:rPr>
        <w:t xml:space="preserve"> </w:t>
      </w:r>
      <w:r w:rsidR="007421AC">
        <w:rPr>
          <w:b/>
          <w:bCs/>
          <w:color w:val="000000" w:themeColor="text1"/>
          <w:sz w:val="32"/>
          <w:szCs w:val="32"/>
        </w:rPr>
        <w:t>Can’t space</w:t>
      </w:r>
      <w:r w:rsidR="00CE6B92">
        <w:rPr>
          <w:b/>
          <w:bCs/>
          <w:color w:val="000000" w:themeColor="text1"/>
          <w:sz w:val="32"/>
          <w:szCs w:val="32"/>
        </w:rPr>
        <w:t xml:space="preserve"> easily.</w:t>
      </w:r>
    </w:p>
    <w:p w14:paraId="4C2E4458" w14:textId="4B780983" w:rsidR="006C0DFB" w:rsidRDefault="0058244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40"/>
          <w:szCs w:val="40"/>
        </w:rPr>
        <w:lastRenderedPageBreak/>
        <w:t>Examples:</w:t>
      </w:r>
      <w:r w:rsidR="008704F2">
        <w:rPr>
          <w:b/>
          <w:bCs/>
          <w:color w:val="000000" w:themeColor="text1"/>
          <w:sz w:val="32"/>
          <w:szCs w:val="32"/>
        </w:rPr>
        <w:t xml:space="preserve"> </w:t>
      </w:r>
      <w:r w:rsidR="00CE6B92">
        <w:rPr>
          <w:b/>
          <w:bCs/>
          <w:color w:val="000000" w:themeColor="text1"/>
          <w:sz w:val="32"/>
          <w:szCs w:val="32"/>
        </w:rPr>
        <w:t xml:space="preserve">&lt;span&gt;, </w:t>
      </w:r>
      <w:r w:rsidR="004175BF">
        <w:rPr>
          <w:b/>
          <w:bCs/>
          <w:color w:val="000000" w:themeColor="text1"/>
          <w:sz w:val="32"/>
          <w:szCs w:val="32"/>
        </w:rPr>
        <w:t>&lt;a&gt;, &lt;strong&gt;, &lt;em&gt;, &lt;img&gt;</w:t>
      </w:r>
      <w:r w:rsidR="000D6120">
        <w:rPr>
          <w:b/>
          <w:bCs/>
          <w:color w:val="000000" w:themeColor="text1"/>
          <w:sz w:val="32"/>
          <w:szCs w:val="32"/>
        </w:rPr>
        <w:t>.</w:t>
      </w:r>
    </w:p>
    <w:p w14:paraId="3DA5E7D6" w14:textId="353B0C90" w:rsidR="00444B66" w:rsidRDefault="00444B6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B050"/>
          <w:sz w:val="44"/>
          <w:szCs w:val="44"/>
        </w:rPr>
        <w:t>Div Tags:</w:t>
      </w:r>
      <w:r w:rsidR="00232FE7">
        <w:rPr>
          <w:b/>
          <w:bCs/>
          <w:color w:val="00B050"/>
          <w:sz w:val="44"/>
          <w:szCs w:val="44"/>
        </w:rPr>
        <w:t xml:space="preserve"> </w:t>
      </w:r>
      <w:r w:rsidR="001F11AA">
        <w:rPr>
          <w:b/>
          <w:bCs/>
          <w:color w:val="000000" w:themeColor="text1"/>
          <w:sz w:val="32"/>
          <w:szCs w:val="32"/>
        </w:rPr>
        <w:t>Act as a container for other HTML elements</w:t>
      </w:r>
      <w:r w:rsidR="00CF3237">
        <w:rPr>
          <w:b/>
          <w:bCs/>
          <w:color w:val="000000" w:themeColor="text1"/>
          <w:sz w:val="32"/>
          <w:szCs w:val="32"/>
        </w:rPr>
        <w:t>.</w:t>
      </w:r>
    </w:p>
    <w:p w14:paraId="6915B7DD" w14:textId="42A031F7" w:rsidR="00CF3237" w:rsidRDefault="00CF323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Doesn’t provide inher</w:t>
      </w:r>
      <w:r w:rsidR="00F44538">
        <w:rPr>
          <w:b/>
          <w:bCs/>
          <w:color w:val="000000" w:themeColor="text1"/>
          <w:sz w:val="32"/>
          <w:szCs w:val="32"/>
        </w:rPr>
        <w:t>ent meaning to enclosed content</w:t>
      </w:r>
      <w:r w:rsidR="00477C74">
        <w:rPr>
          <w:b/>
          <w:bCs/>
          <w:color w:val="000000" w:themeColor="text1"/>
          <w:sz w:val="32"/>
          <w:szCs w:val="32"/>
        </w:rPr>
        <w:t>.</w:t>
      </w:r>
    </w:p>
    <w:p w14:paraId="684DB55B" w14:textId="77777777" w:rsidR="00644CBA" w:rsidRDefault="00477C7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Commonly used for layout and sty</w:t>
      </w:r>
      <w:r w:rsidR="00644CBA">
        <w:rPr>
          <w:b/>
          <w:bCs/>
          <w:color w:val="000000" w:themeColor="text1"/>
          <w:sz w:val="32"/>
          <w:szCs w:val="32"/>
        </w:rPr>
        <w:t>l</w:t>
      </w:r>
      <w:r>
        <w:rPr>
          <w:b/>
          <w:bCs/>
          <w:color w:val="000000" w:themeColor="text1"/>
          <w:sz w:val="32"/>
          <w:szCs w:val="32"/>
        </w:rPr>
        <w:t>ing via</w:t>
      </w:r>
      <w:r w:rsidR="00644CBA">
        <w:rPr>
          <w:b/>
          <w:bCs/>
          <w:color w:val="000000" w:themeColor="text1"/>
          <w:sz w:val="32"/>
          <w:szCs w:val="32"/>
        </w:rPr>
        <w:t xml:space="preserve"> CSS.</w:t>
      </w:r>
    </w:p>
    <w:p w14:paraId="75EDE84B" w14:textId="77777777" w:rsidR="00F7065A" w:rsidRDefault="00644CB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Highly versatile and can be customized using classes</w:t>
      </w:r>
      <w:r w:rsidR="00F7065A">
        <w:rPr>
          <w:b/>
          <w:bCs/>
          <w:color w:val="000000" w:themeColor="text1"/>
          <w:sz w:val="32"/>
          <w:szCs w:val="32"/>
        </w:rPr>
        <w:t>.</w:t>
      </w:r>
    </w:p>
    <w:p w14:paraId="37E1898D" w14:textId="58538575" w:rsidR="00C857B2" w:rsidRDefault="00185A8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Div tag grouping karta hai.</w:t>
      </w:r>
    </w:p>
    <w:p w14:paraId="643B9B9A" w14:textId="3DF51F43" w:rsidR="0047786D" w:rsidRDefault="0047786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B0F0"/>
          <w:sz w:val="44"/>
          <w:szCs w:val="44"/>
        </w:rPr>
        <w:t>Span Tags:</w:t>
      </w:r>
      <w:r w:rsidR="00E949A4">
        <w:rPr>
          <w:b/>
          <w:bCs/>
          <w:color w:val="00B0F0"/>
          <w:sz w:val="44"/>
          <w:szCs w:val="44"/>
        </w:rPr>
        <w:t xml:space="preserve"> </w:t>
      </w:r>
      <w:r w:rsidR="00E949A4">
        <w:rPr>
          <w:b/>
          <w:bCs/>
          <w:color w:val="000000" w:themeColor="text1"/>
          <w:sz w:val="32"/>
          <w:szCs w:val="32"/>
        </w:rPr>
        <w:t>Used for inline elements to st</w:t>
      </w:r>
      <w:r w:rsidR="005256F2">
        <w:rPr>
          <w:b/>
          <w:bCs/>
          <w:color w:val="000000" w:themeColor="text1"/>
          <w:sz w:val="32"/>
          <w:szCs w:val="32"/>
        </w:rPr>
        <w:t>yle or manipulate a portion</w:t>
      </w:r>
      <w:r w:rsidR="003C51BA">
        <w:rPr>
          <w:b/>
          <w:bCs/>
          <w:color w:val="000000" w:themeColor="text1"/>
          <w:sz w:val="32"/>
          <w:szCs w:val="32"/>
        </w:rPr>
        <w:t xml:space="preserve"> of text.</w:t>
      </w:r>
    </w:p>
    <w:p w14:paraId="182A2F27" w14:textId="62F775E3" w:rsidR="003C51BA" w:rsidRDefault="003C51B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Doesn’t add specific </w:t>
      </w:r>
      <w:r w:rsidR="00EF5BFC">
        <w:rPr>
          <w:b/>
          <w:bCs/>
          <w:color w:val="000000" w:themeColor="text1"/>
          <w:sz w:val="32"/>
          <w:szCs w:val="32"/>
        </w:rPr>
        <w:t>meaning to the enclosed</w:t>
      </w:r>
      <w:r w:rsidR="00456652">
        <w:rPr>
          <w:b/>
          <w:bCs/>
          <w:color w:val="000000" w:themeColor="text1"/>
          <w:sz w:val="32"/>
          <w:szCs w:val="32"/>
        </w:rPr>
        <w:t xml:space="preserve"> text.</w:t>
      </w:r>
    </w:p>
    <w:p w14:paraId="23F24027" w14:textId="32850DC5" w:rsidR="00456652" w:rsidRDefault="0045665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Commonly used for changing color</w:t>
      </w:r>
      <w:r w:rsidR="00570DC2">
        <w:rPr>
          <w:b/>
          <w:bCs/>
          <w:color w:val="000000" w:themeColor="text1"/>
          <w:sz w:val="32"/>
          <w:szCs w:val="32"/>
        </w:rPr>
        <w:t xml:space="preserve">. Font, or adding </w:t>
      </w:r>
      <w:r w:rsidR="00140586">
        <w:rPr>
          <w:b/>
          <w:bCs/>
          <w:color w:val="000000" w:themeColor="text1"/>
          <w:sz w:val="32"/>
          <w:szCs w:val="32"/>
        </w:rPr>
        <w:t>effects.</w:t>
      </w:r>
      <w:r w:rsidR="00CE18AA">
        <w:rPr>
          <w:b/>
          <w:bCs/>
          <w:color w:val="000000" w:themeColor="text1"/>
          <w:sz w:val="32"/>
          <w:szCs w:val="32"/>
        </w:rPr>
        <w:t xml:space="preserve"> </w:t>
      </w:r>
      <w:r w:rsidR="00752F31">
        <w:rPr>
          <w:b/>
          <w:bCs/>
          <w:color w:val="000000" w:themeColor="text1"/>
          <w:sz w:val="32"/>
          <w:szCs w:val="32"/>
        </w:rPr>
        <w:t xml:space="preserve">Text ke bich me </w:t>
      </w:r>
      <w:r w:rsidR="006F4821">
        <w:rPr>
          <w:b/>
          <w:bCs/>
          <w:color w:val="000000" w:themeColor="text1"/>
          <w:sz w:val="32"/>
          <w:szCs w:val="32"/>
        </w:rPr>
        <w:t>kuch targeting karni hai to id or class define karke</w:t>
      </w:r>
      <w:ins w:id="0" w:author="Microsoft Word" w:date="2026-06-05T16:35:00Z" w16du:dateUtc="2026-06-05T11:05:00Z">
        <w:r w:rsidR="00CE18AA">
          <w:rPr>
            <w:b/>
            <w:bCs/>
            <w:color w:val="000000" w:themeColor="text1"/>
            <w:sz w:val="32"/>
            <w:szCs w:val="32"/>
          </w:rPr>
          <w:t xml:space="preserve"> targeting kar sakte hai.</w:t>
        </w:r>
      </w:ins>
    </w:p>
    <w:p w14:paraId="1CEADD96" w14:textId="77777777" w:rsidR="00F47ABF" w:rsidRDefault="00F47ABF">
      <w:pPr>
        <w:rPr>
          <w:b/>
          <w:bCs/>
          <w:color w:val="000000" w:themeColor="text1"/>
          <w:sz w:val="32"/>
          <w:szCs w:val="32"/>
        </w:rPr>
      </w:pPr>
    </w:p>
    <w:p w14:paraId="30D8247C" w14:textId="77777777" w:rsidR="00F47ABF" w:rsidRDefault="00F47ABF">
      <w:pPr>
        <w:rPr>
          <w:b/>
          <w:bCs/>
          <w:color w:val="000000" w:themeColor="text1"/>
          <w:sz w:val="32"/>
          <w:szCs w:val="32"/>
        </w:rPr>
      </w:pPr>
    </w:p>
    <w:p w14:paraId="0B668C85" w14:textId="150B84D9" w:rsidR="0015021B" w:rsidRDefault="00AA69C7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Navigation tag hum </w:t>
      </w:r>
      <w:r w:rsidR="00EC2166">
        <w:rPr>
          <w:b/>
          <w:bCs/>
          <w:color w:val="000000" w:themeColor="text1"/>
          <w:sz w:val="32"/>
          <w:szCs w:val="32"/>
        </w:rPr>
        <w:t>header</w:t>
      </w:r>
      <w:r>
        <w:rPr>
          <w:b/>
          <w:bCs/>
          <w:color w:val="000000" w:themeColor="text1"/>
          <w:sz w:val="32"/>
          <w:szCs w:val="32"/>
        </w:rPr>
        <w:t xml:space="preserve"> tag ke andar define karte hai</w:t>
      </w:r>
      <w:r w:rsidR="00566209">
        <w:rPr>
          <w:b/>
          <w:bCs/>
          <w:color w:val="000000" w:themeColor="text1"/>
          <w:sz w:val="32"/>
          <w:szCs w:val="32"/>
        </w:rPr>
        <w:t>.</w:t>
      </w:r>
    </w:p>
    <w:p w14:paraId="32ED2907" w14:textId="479AC603" w:rsidR="00566209" w:rsidRDefault="0056620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Navigation tag ko hum same page pe</w:t>
      </w:r>
      <w:r w:rsidR="00752F31">
        <w:rPr>
          <w:b/>
          <w:bCs/>
          <w:color w:val="000000" w:themeColor="text1"/>
          <w:sz w:val="32"/>
          <w:szCs w:val="32"/>
        </w:rPr>
        <w:t xml:space="preserve"> </w:t>
      </w:r>
      <w:ins w:id="1" w:author="Microsoft Word" w:date="2026-06-05T16:31:00Z" w16du:dateUtc="2026-06-05T11:01:00Z">
        <w:r w:rsidR="00E9223E">
          <w:rPr>
            <w:b/>
            <w:bCs/>
            <w:color w:val="000000" w:themeColor="text1"/>
            <w:sz w:val="32"/>
            <w:szCs w:val="32"/>
          </w:rPr>
          <w:t>kaise navigate kar sakte hai.</w:t>
        </w:r>
      </w:ins>
    </w:p>
    <w:p w14:paraId="33318201" w14:textId="15D3526E" w:rsidR="00E9223E" w:rsidRDefault="00F4702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Ager koi chiz niche hai to kaise automatically</w:t>
      </w:r>
      <w:r w:rsidR="00F47ABF">
        <w:rPr>
          <w:b/>
          <w:bCs/>
          <w:color w:val="000000" w:themeColor="text1"/>
          <w:sz w:val="32"/>
          <w:szCs w:val="32"/>
        </w:rPr>
        <w:t xml:space="preserve"> scroll hoke jaa rahi hai.</w:t>
      </w:r>
    </w:p>
    <w:p w14:paraId="39483C8B" w14:textId="789C840F" w:rsidR="00185A85" w:rsidRPr="003C23F5" w:rsidRDefault="003C23F5">
      <w:pPr>
        <w:rPr>
          <w:b/>
          <w:bCs/>
          <w:color w:val="0070C0"/>
          <w:sz w:val="44"/>
          <w:szCs w:val="44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</w:t>
      </w:r>
      <w:r>
        <w:rPr>
          <w:b/>
          <w:bCs/>
          <w:color w:val="0070C0"/>
          <w:sz w:val="44"/>
          <w:szCs w:val="44"/>
        </w:rPr>
        <w:t>Project Level 4</w:t>
      </w:r>
    </w:p>
    <w:p w14:paraId="0A909360" w14:textId="5BB30608" w:rsidR="00140586" w:rsidRDefault="00892BB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Create a page with header footer, main(section, article</w:t>
      </w:r>
      <w:r w:rsidR="00A355C6">
        <w:rPr>
          <w:b/>
          <w:bCs/>
          <w:color w:val="000000" w:themeColor="text1"/>
          <w:sz w:val="32"/>
          <w:szCs w:val="32"/>
        </w:rPr>
        <w:t>, aside tag).</w:t>
      </w:r>
    </w:p>
    <w:p w14:paraId="2EC3AC9D" w14:textId="7996F17C" w:rsidR="00A355C6" w:rsidRDefault="00A355C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Make sure the project from level 3 has correct folder structure</w:t>
      </w:r>
      <w:r w:rsidR="00AF3794">
        <w:rPr>
          <w:b/>
          <w:bCs/>
          <w:color w:val="000000" w:themeColor="text1"/>
          <w:sz w:val="32"/>
          <w:szCs w:val="32"/>
        </w:rPr>
        <w:t>.</w:t>
      </w:r>
    </w:p>
    <w:p w14:paraId="5D17D7D2" w14:textId="6DBE8114" w:rsidR="00AF3794" w:rsidRDefault="00AF379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Create groupings of multiple tags using div.</w:t>
      </w:r>
    </w:p>
    <w:p w14:paraId="390A8DAE" w14:textId="77777777" w:rsidR="00AF3794" w:rsidRDefault="00B5408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Create navigation to important sections of your page</w:t>
      </w:r>
      <w:r w:rsidR="005E26B1">
        <w:rPr>
          <w:b/>
          <w:bCs/>
          <w:color w:val="000000" w:themeColor="text1"/>
          <w:sz w:val="32"/>
          <w:szCs w:val="32"/>
        </w:rPr>
        <w:t>.</w:t>
      </w:r>
    </w:p>
    <w:p w14:paraId="349868ED" w14:textId="77777777" w:rsidR="00376C7A" w:rsidRDefault="00376C7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</w:t>
      </w:r>
    </w:p>
    <w:p w14:paraId="35DDE14F" w14:textId="4BDC3085" w:rsidR="005E26B1" w:rsidRDefault="00376C7A">
      <w:pPr>
        <w:rPr>
          <w:b/>
          <w:bCs/>
          <w:color w:val="EE0000"/>
          <w:sz w:val="52"/>
          <w:szCs w:val="5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</w:t>
      </w:r>
      <w:r>
        <w:rPr>
          <w:b/>
          <w:bCs/>
          <w:color w:val="EE0000"/>
          <w:sz w:val="52"/>
          <w:szCs w:val="52"/>
        </w:rPr>
        <w:t>Level 5</w:t>
      </w:r>
    </w:p>
    <w:p w14:paraId="5E3CBD7A" w14:textId="64EA1231" w:rsidR="00376C7A" w:rsidRPr="00376C7A" w:rsidRDefault="00B5408A">
      <w:pPr>
        <w:rPr>
          <w:b/>
          <w:bCs/>
          <w:color w:val="EE0000"/>
          <w:sz w:val="52"/>
          <w:szCs w:val="52"/>
        </w:rPr>
      </w:pPr>
      <w:r>
        <w:rPr>
          <w:b/>
          <w:bCs/>
          <w:color w:val="000000" w:themeColor="text1"/>
          <w:sz w:val="32"/>
          <w:szCs w:val="32"/>
        </w:rPr>
        <w:t>Create navigation to important sections of your page</w:t>
      </w:r>
    </w:p>
    <w:p w14:paraId="032D154E" w14:textId="0CAA222E" w:rsidR="00477C74" w:rsidRPr="001F11AA" w:rsidRDefault="00477C7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158B815B" w14:textId="73F54495" w:rsidR="0099710F" w:rsidRPr="0099710F" w:rsidRDefault="006B775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344B0A25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143707AE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73930C80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7EB2307F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0E10B5AF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2BB8538B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481C649A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7B2E7D14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1B41448D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4CE63200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7AF6E6C8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44CA3FB5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3952A2E5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C899B87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433D2B6E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76277B7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09ECFC9A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0E3C8B75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09232952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641CFF67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708CF458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1EDE913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15D771A7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16E8F1BE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DC23A66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6E17C089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267D137C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BF7D955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C34ED96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020ABAC0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6EE5AA34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7ECE20E0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022D4AF7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37CFFFD1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2BF8FD91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30A5F407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42DF21B9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87141F2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56462C9C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3626E086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2F62AC3C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0E5FC953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287F5E3A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19A97A8B" w14:textId="77777777" w:rsidR="00E74EFE" w:rsidRDefault="00E74EFE">
      <w:pPr>
        <w:rPr>
          <w:b/>
          <w:bCs/>
          <w:color w:val="000000" w:themeColor="text1"/>
          <w:sz w:val="32"/>
          <w:szCs w:val="32"/>
        </w:rPr>
      </w:pPr>
    </w:p>
    <w:p w14:paraId="402D41D9" w14:textId="77777777" w:rsidR="00E74EFE" w:rsidRPr="00F069F1" w:rsidRDefault="00E74EFE">
      <w:pPr>
        <w:rPr>
          <w:b/>
          <w:bCs/>
          <w:color w:val="000000" w:themeColor="text1"/>
          <w:sz w:val="32"/>
          <w:szCs w:val="32"/>
        </w:rPr>
      </w:pPr>
    </w:p>
    <w:p w14:paraId="729A006F" w14:textId="77777777" w:rsidR="002976C5" w:rsidRPr="002976C5" w:rsidRDefault="002976C5">
      <w:pPr>
        <w:rPr>
          <w:b/>
          <w:bCs/>
          <w:color w:val="000000" w:themeColor="text1"/>
          <w:sz w:val="44"/>
          <w:szCs w:val="44"/>
        </w:rPr>
      </w:pPr>
    </w:p>
    <w:p w14:paraId="5BEFB437" w14:textId="77777777" w:rsidR="00E452C2" w:rsidRPr="00A962F0" w:rsidRDefault="00E452C2">
      <w:pPr>
        <w:rPr>
          <w:b/>
          <w:bCs/>
          <w:color w:val="000000" w:themeColor="text1"/>
          <w:sz w:val="32"/>
          <w:szCs w:val="32"/>
        </w:rPr>
      </w:pPr>
    </w:p>
    <w:p w14:paraId="05D477D6" w14:textId="77777777" w:rsidR="00EB7B8D" w:rsidRPr="00EE3F6B" w:rsidRDefault="00EB7B8D">
      <w:pPr>
        <w:rPr>
          <w:b/>
          <w:bCs/>
          <w:color w:val="000000" w:themeColor="text1"/>
          <w:sz w:val="32"/>
          <w:szCs w:val="32"/>
        </w:rPr>
      </w:pPr>
    </w:p>
    <w:p w14:paraId="0D79711C" w14:textId="5F02B487" w:rsidR="004B5544" w:rsidRPr="004B5544" w:rsidRDefault="004242D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  <w:r w:rsidR="00233B6A">
        <w:rPr>
          <w:b/>
          <w:bCs/>
          <w:color w:val="000000" w:themeColor="text1"/>
          <w:sz w:val="32"/>
          <w:szCs w:val="32"/>
        </w:rPr>
        <w:t xml:space="preserve"> </w:t>
      </w:r>
    </w:p>
    <w:p w14:paraId="4C381CC0" w14:textId="77777777" w:rsidR="004B5544" w:rsidRPr="004B5544" w:rsidRDefault="004B5544">
      <w:pPr>
        <w:rPr>
          <w:b/>
          <w:bCs/>
          <w:color w:val="000000" w:themeColor="text1"/>
          <w:sz w:val="44"/>
          <w:szCs w:val="44"/>
        </w:rPr>
      </w:pPr>
    </w:p>
    <w:p w14:paraId="63D2019B" w14:textId="77777777" w:rsidR="00BC4FF7" w:rsidRPr="00BC4FF7" w:rsidRDefault="00BC4FF7">
      <w:pPr>
        <w:rPr>
          <w:b/>
          <w:bCs/>
          <w:color w:val="EE0000"/>
          <w:sz w:val="44"/>
          <w:szCs w:val="44"/>
        </w:rPr>
      </w:pPr>
    </w:p>
    <w:p w14:paraId="19F5D89B" w14:textId="77777777" w:rsidR="00430B8C" w:rsidRPr="00E91C65" w:rsidRDefault="00430B8C">
      <w:pPr>
        <w:rPr>
          <w:b/>
          <w:bCs/>
          <w:color w:val="000000" w:themeColor="text1"/>
          <w:sz w:val="32"/>
          <w:szCs w:val="32"/>
        </w:rPr>
      </w:pPr>
    </w:p>
    <w:p w14:paraId="6FCCE637" w14:textId="0213EDC0" w:rsidR="00C47E8A" w:rsidRDefault="00917E8A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 </w:t>
      </w:r>
      <w:r w:rsidR="00DA4E3D">
        <w:rPr>
          <w:b/>
          <w:bCs/>
          <w:color w:val="000000" w:themeColor="text1"/>
          <w:sz w:val="44"/>
          <w:szCs w:val="44"/>
        </w:rPr>
        <w:t xml:space="preserve"> </w:t>
      </w:r>
    </w:p>
    <w:p w14:paraId="04B0781C" w14:textId="77777777" w:rsidR="00D908A1" w:rsidRPr="00D908A1" w:rsidRDefault="00D908A1">
      <w:pPr>
        <w:rPr>
          <w:b/>
          <w:bCs/>
          <w:color w:val="000000" w:themeColor="text1"/>
          <w:sz w:val="44"/>
          <w:szCs w:val="44"/>
        </w:rPr>
      </w:pPr>
    </w:p>
    <w:p w14:paraId="718FFE06" w14:textId="62C724B5" w:rsidR="00BF55E9" w:rsidRPr="00A96575" w:rsidRDefault="00A96575">
      <w:pPr>
        <w:rPr>
          <w:b/>
          <w:bCs/>
          <w:color w:val="EE0000"/>
          <w:sz w:val="52"/>
          <w:szCs w:val="5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</w:p>
    <w:sectPr w:rsidR="00BF55E9" w:rsidRPr="00A96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96"/>
    <w:rsid w:val="000017A3"/>
    <w:rsid w:val="00004017"/>
    <w:rsid w:val="00004717"/>
    <w:rsid w:val="00010788"/>
    <w:rsid w:val="0002072B"/>
    <w:rsid w:val="00025463"/>
    <w:rsid w:val="000537E3"/>
    <w:rsid w:val="0005513E"/>
    <w:rsid w:val="000857C1"/>
    <w:rsid w:val="000934AB"/>
    <w:rsid w:val="00097C32"/>
    <w:rsid w:val="000C072A"/>
    <w:rsid w:val="000C6923"/>
    <w:rsid w:val="000D37F4"/>
    <w:rsid w:val="000D4CA4"/>
    <w:rsid w:val="000D6120"/>
    <w:rsid w:val="00112469"/>
    <w:rsid w:val="00131CB1"/>
    <w:rsid w:val="00140586"/>
    <w:rsid w:val="00140B96"/>
    <w:rsid w:val="00143E2E"/>
    <w:rsid w:val="0015021B"/>
    <w:rsid w:val="00165703"/>
    <w:rsid w:val="00167172"/>
    <w:rsid w:val="00180A74"/>
    <w:rsid w:val="00185A85"/>
    <w:rsid w:val="001A014E"/>
    <w:rsid w:val="001A5FAE"/>
    <w:rsid w:val="001D0146"/>
    <w:rsid w:val="001E1D94"/>
    <w:rsid w:val="001E3020"/>
    <w:rsid w:val="001E3CF5"/>
    <w:rsid w:val="001F11AA"/>
    <w:rsid w:val="001F299C"/>
    <w:rsid w:val="00204288"/>
    <w:rsid w:val="002116C5"/>
    <w:rsid w:val="00216F7A"/>
    <w:rsid w:val="00223EB5"/>
    <w:rsid w:val="002254F9"/>
    <w:rsid w:val="002264B9"/>
    <w:rsid w:val="002304A9"/>
    <w:rsid w:val="00232FE7"/>
    <w:rsid w:val="00233B6A"/>
    <w:rsid w:val="00274330"/>
    <w:rsid w:val="00283658"/>
    <w:rsid w:val="00283EE3"/>
    <w:rsid w:val="002976C5"/>
    <w:rsid w:val="002B05F7"/>
    <w:rsid w:val="002B560F"/>
    <w:rsid w:val="002D33E7"/>
    <w:rsid w:val="002D7F39"/>
    <w:rsid w:val="002F52E3"/>
    <w:rsid w:val="00305928"/>
    <w:rsid w:val="00317005"/>
    <w:rsid w:val="003236F4"/>
    <w:rsid w:val="00331C16"/>
    <w:rsid w:val="0035018F"/>
    <w:rsid w:val="00354203"/>
    <w:rsid w:val="00364615"/>
    <w:rsid w:val="0037231A"/>
    <w:rsid w:val="003725CB"/>
    <w:rsid w:val="003728FC"/>
    <w:rsid w:val="00376C7A"/>
    <w:rsid w:val="00394869"/>
    <w:rsid w:val="003A149A"/>
    <w:rsid w:val="003A41C9"/>
    <w:rsid w:val="003B133A"/>
    <w:rsid w:val="003B3238"/>
    <w:rsid w:val="003C23F5"/>
    <w:rsid w:val="003C51BA"/>
    <w:rsid w:val="003C51E3"/>
    <w:rsid w:val="003D2751"/>
    <w:rsid w:val="003F02E9"/>
    <w:rsid w:val="003F1FB0"/>
    <w:rsid w:val="00402D3E"/>
    <w:rsid w:val="00411879"/>
    <w:rsid w:val="004175BF"/>
    <w:rsid w:val="00422ED8"/>
    <w:rsid w:val="004242D8"/>
    <w:rsid w:val="00430B8C"/>
    <w:rsid w:val="00444B66"/>
    <w:rsid w:val="00456652"/>
    <w:rsid w:val="00470851"/>
    <w:rsid w:val="0047173A"/>
    <w:rsid w:val="00476154"/>
    <w:rsid w:val="0047786D"/>
    <w:rsid w:val="00477C74"/>
    <w:rsid w:val="0048208F"/>
    <w:rsid w:val="00484C8F"/>
    <w:rsid w:val="00485FF6"/>
    <w:rsid w:val="004921AF"/>
    <w:rsid w:val="00493AD6"/>
    <w:rsid w:val="004A0F1F"/>
    <w:rsid w:val="004B1D7B"/>
    <w:rsid w:val="004B47A6"/>
    <w:rsid w:val="004B5544"/>
    <w:rsid w:val="004D2C41"/>
    <w:rsid w:val="004D3E41"/>
    <w:rsid w:val="004E5F5C"/>
    <w:rsid w:val="004F3961"/>
    <w:rsid w:val="0051304D"/>
    <w:rsid w:val="005256F2"/>
    <w:rsid w:val="00532744"/>
    <w:rsid w:val="00550DC5"/>
    <w:rsid w:val="00552920"/>
    <w:rsid w:val="00557015"/>
    <w:rsid w:val="00566209"/>
    <w:rsid w:val="00567724"/>
    <w:rsid w:val="00570DC2"/>
    <w:rsid w:val="00574C07"/>
    <w:rsid w:val="0058244C"/>
    <w:rsid w:val="0058368B"/>
    <w:rsid w:val="005868DE"/>
    <w:rsid w:val="005924EB"/>
    <w:rsid w:val="00597A3B"/>
    <w:rsid w:val="005A0A13"/>
    <w:rsid w:val="005A5DA3"/>
    <w:rsid w:val="005B34BA"/>
    <w:rsid w:val="005C6A97"/>
    <w:rsid w:val="005E26B1"/>
    <w:rsid w:val="005F69BA"/>
    <w:rsid w:val="005F7355"/>
    <w:rsid w:val="006032F0"/>
    <w:rsid w:val="006066FD"/>
    <w:rsid w:val="00611076"/>
    <w:rsid w:val="00614AE9"/>
    <w:rsid w:val="00616911"/>
    <w:rsid w:val="006254E1"/>
    <w:rsid w:val="00635A8D"/>
    <w:rsid w:val="006378A9"/>
    <w:rsid w:val="006449C4"/>
    <w:rsid w:val="00644CBA"/>
    <w:rsid w:val="00646E14"/>
    <w:rsid w:val="0065085B"/>
    <w:rsid w:val="00654443"/>
    <w:rsid w:val="006550FB"/>
    <w:rsid w:val="00665689"/>
    <w:rsid w:val="006A7718"/>
    <w:rsid w:val="006B43EC"/>
    <w:rsid w:val="006B7750"/>
    <w:rsid w:val="006C0DFB"/>
    <w:rsid w:val="006C39DD"/>
    <w:rsid w:val="006D74F4"/>
    <w:rsid w:val="006F337D"/>
    <w:rsid w:val="006F4821"/>
    <w:rsid w:val="0070581E"/>
    <w:rsid w:val="0072032D"/>
    <w:rsid w:val="00742023"/>
    <w:rsid w:val="007421AC"/>
    <w:rsid w:val="007434A6"/>
    <w:rsid w:val="00750884"/>
    <w:rsid w:val="00750B35"/>
    <w:rsid w:val="00752F31"/>
    <w:rsid w:val="007632D8"/>
    <w:rsid w:val="007704F1"/>
    <w:rsid w:val="0077301B"/>
    <w:rsid w:val="00777D17"/>
    <w:rsid w:val="00777EA9"/>
    <w:rsid w:val="007B7178"/>
    <w:rsid w:val="007C1121"/>
    <w:rsid w:val="007F348B"/>
    <w:rsid w:val="00800D36"/>
    <w:rsid w:val="008072B4"/>
    <w:rsid w:val="00815F09"/>
    <w:rsid w:val="00816CEE"/>
    <w:rsid w:val="008318EC"/>
    <w:rsid w:val="008321EF"/>
    <w:rsid w:val="00842A78"/>
    <w:rsid w:val="008467D9"/>
    <w:rsid w:val="008566C1"/>
    <w:rsid w:val="008704F2"/>
    <w:rsid w:val="008815B3"/>
    <w:rsid w:val="00892BB9"/>
    <w:rsid w:val="00893F81"/>
    <w:rsid w:val="008A7808"/>
    <w:rsid w:val="008A7F20"/>
    <w:rsid w:val="008B2711"/>
    <w:rsid w:val="008C0FA3"/>
    <w:rsid w:val="008E041C"/>
    <w:rsid w:val="008F538F"/>
    <w:rsid w:val="00900275"/>
    <w:rsid w:val="00917E8A"/>
    <w:rsid w:val="009309A8"/>
    <w:rsid w:val="009428B9"/>
    <w:rsid w:val="00943420"/>
    <w:rsid w:val="00946D74"/>
    <w:rsid w:val="00962A4C"/>
    <w:rsid w:val="00972E88"/>
    <w:rsid w:val="0097588D"/>
    <w:rsid w:val="00980195"/>
    <w:rsid w:val="009801BE"/>
    <w:rsid w:val="00982009"/>
    <w:rsid w:val="00990686"/>
    <w:rsid w:val="00991820"/>
    <w:rsid w:val="00994696"/>
    <w:rsid w:val="0099710F"/>
    <w:rsid w:val="009C7838"/>
    <w:rsid w:val="009D320B"/>
    <w:rsid w:val="009E048D"/>
    <w:rsid w:val="009E74E0"/>
    <w:rsid w:val="00A00B3A"/>
    <w:rsid w:val="00A344A9"/>
    <w:rsid w:val="00A355C6"/>
    <w:rsid w:val="00A37A43"/>
    <w:rsid w:val="00A40803"/>
    <w:rsid w:val="00A50272"/>
    <w:rsid w:val="00A72A50"/>
    <w:rsid w:val="00A8070C"/>
    <w:rsid w:val="00A86371"/>
    <w:rsid w:val="00A86E51"/>
    <w:rsid w:val="00A962F0"/>
    <w:rsid w:val="00A96575"/>
    <w:rsid w:val="00AA69C7"/>
    <w:rsid w:val="00AB3537"/>
    <w:rsid w:val="00AB4374"/>
    <w:rsid w:val="00AC6FCB"/>
    <w:rsid w:val="00AD6E90"/>
    <w:rsid w:val="00AD6ECC"/>
    <w:rsid w:val="00AE377A"/>
    <w:rsid w:val="00AE4438"/>
    <w:rsid w:val="00AF3794"/>
    <w:rsid w:val="00B01075"/>
    <w:rsid w:val="00B21CF4"/>
    <w:rsid w:val="00B2397D"/>
    <w:rsid w:val="00B327C8"/>
    <w:rsid w:val="00B467E7"/>
    <w:rsid w:val="00B5408A"/>
    <w:rsid w:val="00B54156"/>
    <w:rsid w:val="00B63D19"/>
    <w:rsid w:val="00B73E92"/>
    <w:rsid w:val="00B85359"/>
    <w:rsid w:val="00B853B0"/>
    <w:rsid w:val="00B87FDD"/>
    <w:rsid w:val="00BA417E"/>
    <w:rsid w:val="00BB3487"/>
    <w:rsid w:val="00BB6C8A"/>
    <w:rsid w:val="00BC4FF7"/>
    <w:rsid w:val="00BC595D"/>
    <w:rsid w:val="00BC7E2D"/>
    <w:rsid w:val="00BE3D1E"/>
    <w:rsid w:val="00BF55E9"/>
    <w:rsid w:val="00C1346D"/>
    <w:rsid w:val="00C22481"/>
    <w:rsid w:val="00C25053"/>
    <w:rsid w:val="00C25F08"/>
    <w:rsid w:val="00C47E8A"/>
    <w:rsid w:val="00C668E5"/>
    <w:rsid w:val="00C779BE"/>
    <w:rsid w:val="00C857B2"/>
    <w:rsid w:val="00C86D92"/>
    <w:rsid w:val="00CA4769"/>
    <w:rsid w:val="00CC1F2E"/>
    <w:rsid w:val="00CD338A"/>
    <w:rsid w:val="00CE18AA"/>
    <w:rsid w:val="00CE6B92"/>
    <w:rsid w:val="00CF3237"/>
    <w:rsid w:val="00D0120D"/>
    <w:rsid w:val="00D0252F"/>
    <w:rsid w:val="00D07160"/>
    <w:rsid w:val="00D14DEA"/>
    <w:rsid w:val="00D25278"/>
    <w:rsid w:val="00D27B76"/>
    <w:rsid w:val="00D3741C"/>
    <w:rsid w:val="00D4355D"/>
    <w:rsid w:val="00D43804"/>
    <w:rsid w:val="00D45F3F"/>
    <w:rsid w:val="00D46E94"/>
    <w:rsid w:val="00D6391B"/>
    <w:rsid w:val="00D639AC"/>
    <w:rsid w:val="00D81802"/>
    <w:rsid w:val="00D8291F"/>
    <w:rsid w:val="00D908A1"/>
    <w:rsid w:val="00D95C28"/>
    <w:rsid w:val="00DA1EC3"/>
    <w:rsid w:val="00DA2196"/>
    <w:rsid w:val="00DA4E3D"/>
    <w:rsid w:val="00DB6FD5"/>
    <w:rsid w:val="00DB791A"/>
    <w:rsid w:val="00DD0B4D"/>
    <w:rsid w:val="00DD0C33"/>
    <w:rsid w:val="00DD2645"/>
    <w:rsid w:val="00DE0644"/>
    <w:rsid w:val="00DF1BCD"/>
    <w:rsid w:val="00DF355F"/>
    <w:rsid w:val="00DF3A6B"/>
    <w:rsid w:val="00DF7E66"/>
    <w:rsid w:val="00E1448D"/>
    <w:rsid w:val="00E16177"/>
    <w:rsid w:val="00E452C2"/>
    <w:rsid w:val="00E51574"/>
    <w:rsid w:val="00E6545C"/>
    <w:rsid w:val="00E72227"/>
    <w:rsid w:val="00E74EFE"/>
    <w:rsid w:val="00E91C65"/>
    <w:rsid w:val="00E9223E"/>
    <w:rsid w:val="00E949A4"/>
    <w:rsid w:val="00EA5840"/>
    <w:rsid w:val="00EB3E69"/>
    <w:rsid w:val="00EB7B8D"/>
    <w:rsid w:val="00EC2166"/>
    <w:rsid w:val="00ED4BE8"/>
    <w:rsid w:val="00EE3F6B"/>
    <w:rsid w:val="00EE43D3"/>
    <w:rsid w:val="00EF5540"/>
    <w:rsid w:val="00EF5BFC"/>
    <w:rsid w:val="00F03653"/>
    <w:rsid w:val="00F053F9"/>
    <w:rsid w:val="00F06684"/>
    <w:rsid w:val="00F069F1"/>
    <w:rsid w:val="00F15BFA"/>
    <w:rsid w:val="00F21C64"/>
    <w:rsid w:val="00F264F1"/>
    <w:rsid w:val="00F32C91"/>
    <w:rsid w:val="00F412FD"/>
    <w:rsid w:val="00F43EB5"/>
    <w:rsid w:val="00F44538"/>
    <w:rsid w:val="00F47028"/>
    <w:rsid w:val="00F47ABF"/>
    <w:rsid w:val="00F47C72"/>
    <w:rsid w:val="00F50B08"/>
    <w:rsid w:val="00F53319"/>
    <w:rsid w:val="00F62CA8"/>
    <w:rsid w:val="00F663CB"/>
    <w:rsid w:val="00F7065A"/>
    <w:rsid w:val="00F71BF5"/>
    <w:rsid w:val="00F72E62"/>
    <w:rsid w:val="00F76FFC"/>
    <w:rsid w:val="00F80C8E"/>
    <w:rsid w:val="00FA150B"/>
    <w:rsid w:val="00FA4214"/>
    <w:rsid w:val="00FB0E1E"/>
    <w:rsid w:val="00FB45D1"/>
    <w:rsid w:val="00FB68F4"/>
    <w:rsid w:val="00FC0F27"/>
    <w:rsid w:val="00FC2A20"/>
    <w:rsid w:val="00FD09A0"/>
    <w:rsid w:val="00FD1F71"/>
    <w:rsid w:val="00FE4739"/>
    <w:rsid w:val="00FE57B8"/>
    <w:rsid w:val="00FF3DE4"/>
    <w:rsid w:val="00FF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0854"/>
  <w15:chartTrackingRefBased/>
  <w15:docId w15:val="{09041605-C79F-4311-AD3E-622AAB04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F127-6FFF-49D4-B05E-AFDECD3A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14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salonisrivastav414@outlook.com</dc:creator>
  <cp:keywords/>
  <dc:description/>
  <cp:lastModifiedBy>salonisrivastav414@outlook.com</cp:lastModifiedBy>
  <cp:revision>321</cp:revision>
  <dcterms:created xsi:type="dcterms:W3CDTF">2026-05-30T14:59:00Z</dcterms:created>
  <dcterms:modified xsi:type="dcterms:W3CDTF">2026-06-05T11:12:00Z</dcterms:modified>
</cp:coreProperties>
</file>